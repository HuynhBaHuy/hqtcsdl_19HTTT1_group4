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891F9" w14:textId="77777777" w:rsidR="006C1EA5" w:rsidRDefault="00C07DF4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401473D" wp14:editId="5016C34E">
                <wp:simplePos x="0" y="0"/>
                <mc:AlternateContent>
                  <mc:Choice Requires="wp14">
                    <wp:positionH relativeFrom="page">
                      <wp14:pctPosHOffset>4000</wp14:pctPosHOffset>
                    </wp:positionH>
                  </mc:Choice>
                  <mc:Fallback>
                    <wp:positionH relativeFrom="page">
                      <wp:posOffset>310515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1926590" cy="9125585"/>
                <wp:effectExtent l="0" t="0" r="16510" b="7620"/>
                <wp:wrapNone/>
                <wp:docPr id="2" name="Nhóm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6771" cy="9125585"/>
                          <a:chOff x="0" y="0"/>
                          <a:chExt cx="2133600" cy="9125712"/>
                        </a:xfrm>
                      </wpg:grpSpPr>
                      <wps:wsp>
                        <wps:cNvPr id="3" name="Hình chữ nhật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" name="Hình ngũ giác 4"/>
                        <wps:cNvSpPr/>
                        <wps:spPr>
                          <a:xfrm>
                            <a:off x="6391" y="1909439"/>
                            <a:ext cx="1875749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cs="Times New Roman"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Ngày tháng"/>
                                <w:id w:val="-650599894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dd/MM/yyyy"/>
                                  <w:lid w:val="vi-VN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64E87EFD" w14:textId="77777777" w:rsidR="006C1EA5" w:rsidRDefault="00C07DF4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Đồ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án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hành</w:t>
                                  </w:r>
                                  <w:proofErr w:type="spellEnd"/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5" name="Nhóm 4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6" name="Nhóm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20" name="Hình tự do 20"/>
                            <wps:cNvSpPr/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1" name="Hình tự do 21"/>
                            <wps:cNvSpPr/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2" name="Hình tự do 22"/>
                            <wps:cNvSpPr/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3" name="Hình tự do 23"/>
                            <wps:cNvSpPr/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4" name="Hình tự do 24"/>
                            <wps:cNvSpPr/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5" name="Hình tự do 25"/>
                            <wps:cNvSpPr/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6" name="Hình tự do 26"/>
                            <wps:cNvSpPr/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7" name="Hình tự do 27"/>
                            <wps:cNvSpPr/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8" name="Hình tự do 28"/>
                            <wps:cNvSpPr/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9" name="Hình tự do 29"/>
                            <wps:cNvSpPr/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30" name="Hình tự do 30"/>
                            <wps:cNvSpPr/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31" name="Hình tự do 31"/>
                            <wps:cNvSpPr/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  <wpg:grpSp>
                          <wpg:cNvPr id="7" name="Nhóm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8" name="Hình tự do 8"/>
                            <wps:cNvSpPr/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9" name="Hình tự do 9"/>
                            <wps:cNvSpPr/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0" name="Hình tự do 10"/>
                            <wps:cNvSpPr/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2" name="Hình tự do 12"/>
                            <wps:cNvSpPr/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3" name="Hình tự do 13"/>
                            <wps:cNvSpPr/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4" name="Hình tự do 14"/>
                            <wps:cNvSpPr/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5" name="Hình tự do 15"/>
                            <wps:cNvSpPr/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6" name="Hình tự do 16"/>
                            <wps:cNvSpPr/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7" name="Hình tự do 17"/>
                            <wps:cNvSpPr/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8" name="Hình tự do 18"/>
                            <wps:cNvSpPr/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9" name="Hình tự do 19"/>
                            <wps:cNvSpPr/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5401473D" id="Nhóm 2" o:spid="_x0000_s1026" style="position:absolute;left:0;text-align:left;margin-left:0;margin-top:0;width:151.7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">
                <v:rect id="Hình chữ nhật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7XEwgAAANoAAAAPAAAAZHJzL2Rvd25yZXYueG1sRI9BawIx&#10;FITvBf9DeIK3mrVC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BEY7XEwgAAANoAAAAPAAAA&#10;AAAAAAAAAAAAAAcCAABkcnMvZG93bnJldi54bWxQSwUGAAAAAAMAAwC3AAAA9gIAAAAA&#10;" fillcolor="#1f497d [3215]" stroked="f" strokeweight="2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Hình ngũ giác 4" o:spid="_x0000_s1028" type="#_x0000_t15" style="position:absolute;left:63;top:19094;width:18758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" adj="18421" fillcolor="#4f81bd [3204]" stroked="f" strokeweight="2pt">
                  <v:textbox inset=",0,14.4pt,0">
                    <w:txbxContent>
                      <w:sdt>
                        <w:sdtPr>
                          <w:rPr>
                            <w:rFonts w:cs="Times New Roman"/>
                            <w:color w:val="FFFFFF" w:themeColor="background1"/>
                            <w:sz w:val="28"/>
                            <w:szCs w:val="28"/>
                          </w:rPr>
                          <w:alias w:val="Ngày tháng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d/MM/yyyy"/>
                            <w:lid w:val="vi-VN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64E87EFD" w14:textId="77777777" w:rsidR="006C1EA5" w:rsidRDefault="00C07DF4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rFonts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án</w:t>
                            </w:r>
                            <w:proofErr w:type="spellEnd"/>
                            <w:r>
                              <w:rPr>
                                <w:rFonts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hành</w:t>
                            </w:r>
                            <w:proofErr w:type="spellEnd"/>
                          </w:p>
                        </w:sdtContent>
                      </w:sdt>
                    </w:txbxContent>
                  </v:textbox>
                </v:shape>
                <v:group id="Nhóm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Nhóm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Hình tự do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f497d [3215]" strokecolor="#1f497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Hình tự do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f497d [3215]" strokecolor="#1f497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Hình tự do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f497d [3215]" strokecolor="#1f497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Hình tự do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Hình tự do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f497d [3215]" strokecolor="#1f497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Hình tự do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f497d [3215]" strokecolor="#1f497d [3215]" strokeweight="0">
                      <v:path arrowok="t" o:connecttype="custom" o:connectlocs="0,0;52388,109538;38100,109538;19050,55563;0,0" o:connectangles="0,0,0,0,0"/>
                    </v:shape>
                    <v:shape id="Hình tự do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f497d [3215]" strokecolor="#1f497d [3215]" strokeweight="0">
                      <v:path arrowok="t" o:connecttype="custom" o:connectlocs="0,0;14288,58738;14288,63500;23813,147638;7938,77788;0,0" o:connectangles="0,0,0,0,0,0"/>
                    </v:shape>
                    <v:shape id="Hình tự do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Hình tự do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f497d [3215]" strokecolor="#1f497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Hình tự do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f497d [3215]" strokecolor="#1f497d [3215]" strokeweight="0">
                      <v:path arrowok="t" o:connecttype="custom" o:connectlocs="0,0;49213,103188;36513,103188;0,0" o:connectangles="0,0,0,0"/>
                    </v:shape>
                    <v:shape id="Hình tự do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f497d [3215]" strokecolor="#1f497d [3215]" strokeweight="0">
                      <v:path arrowok="t" o:connecttype="custom" o:connectlocs="0,0;9525,26988;11113,66675;9525,61913;0,36513;0,0" o:connectangles="0,0,0,0,0,0"/>
                    </v:shape>
                    <v:shape id="Hình tự do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f497d [3215]" strokecolor="#1f497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Nhóm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Hình tự do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f497d [3215]" strokecolor="#1f497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Hình tự do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f497d [3215]" strokecolor="#1f497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Hình tự do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f497d [3215]" strokecolor="#1f497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Hình tự do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f497d [3215]" strokecolor="#1f497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Hình tự do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f497d [3215]" strokecolor="#1f497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Hình tự do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f497d [3215]" strokecolor="#1f497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Hình tự do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Hình tự do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f497d [3215]" strokecolor="#1f497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Hình tự do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f497d [3215]" strokecolor="#1f497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Hình tự do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f497d [3215]" strokecolor="#1f497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Hình tự do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f497d [3215]" strokecolor="#1f497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  <w:color w:val="4F81BD" w:themeColor="accent1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44F6081" wp14:editId="4435EE2F">
                <wp:simplePos x="0" y="0"/>
                <wp:positionH relativeFrom="margin">
                  <wp:posOffset>1219200</wp:posOffset>
                </wp:positionH>
                <wp:positionV relativeFrom="paragraph">
                  <wp:posOffset>-198120</wp:posOffset>
                </wp:positionV>
                <wp:extent cx="4140835" cy="1404620"/>
                <wp:effectExtent l="0" t="0" r="12065" b="15875"/>
                <wp:wrapNone/>
                <wp:docPr id="2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673A1B20" w14:textId="77777777" w:rsidR="006C1EA5" w:rsidRDefault="00C07DF4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>KHOA CÔNG NGHỆ THÔNG TIN</w:t>
                            </w:r>
                          </w:p>
                          <w:p w14:paraId="3B2F9788" w14:textId="77777777" w:rsidR="006C1EA5" w:rsidRDefault="00C07DF4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>TRƯỜNG ĐẠI HỌC KHOA HỌC TỰ NHIÊN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4F6081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55" type="#_x0000_t202" style="position:absolute;left:0;text-align:left;margin-left:96pt;margin-top:-15.6pt;width:326.05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" strokecolor="white [3212]">
                <v:textbox style="mso-fit-shape-to-text:t">
                  <w:txbxContent>
                    <w:p w14:paraId="673A1B20" w14:textId="77777777" w:rsidR="006C1EA5" w:rsidRDefault="00C07DF4">
                      <w:pPr>
                        <w:jc w:val="center"/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>KHOA CÔNG NGHỆ THÔNG TIN</w:t>
                      </w:r>
                    </w:p>
                    <w:p w14:paraId="3B2F9788" w14:textId="77777777" w:rsidR="006C1EA5" w:rsidRDefault="00C07DF4">
                      <w:pPr>
                        <w:jc w:val="center"/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>TRƯỜNG ĐẠI HỌC KHOA HỌC TỰ NHIÊN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3FF5930" wp14:editId="560D77A7">
            <wp:simplePos x="0" y="0"/>
            <wp:positionH relativeFrom="margin">
              <wp:posOffset>5509260</wp:posOffset>
            </wp:positionH>
            <wp:positionV relativeFrom="paragraph">
              <wp:posOffset>-381000</wp:posOffset>
            </wp:positionV>
            <wp:extent cx="1097280" cy="862330"/>
            <wp:effectExtent l="0" t="0" r="7620" b="0"/>
            <wp:wrapNone/>
            <wp:docPr id="49" name="Hình ảnh 49" descr="Kết quả hình ảnh cho hcmus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 descr="Kết quả hình ảnh cho hcmus logo&quot;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DB42D1D" wp14:editId="64339D81">
            <wp:simplePos x="0" y="0"/>
            <wp:positionH relativeFrom="column">
              <wp:posOffset>-327660</wp:posOffset>
            </wp:positionH>
            <wp:positionV relativeFrom="paragraph">
              <wp:posOffset>-586740</wp:posOffset>
            </wp:positionV>
            <wp:extent cx="1473835" cy="1242060"/>
            <wp:effectExtent l="0" t="0" r="0" b="0"/>
            <wp:wrapNone/>
            <wp:docPr id="50" name="Hình ảnh 50" descr="Kết quả hình ảnh cho fit hmcus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ình ảnh 50" descr="Kết quả hình ảnh cho fit hmcus logo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000"/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12420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dt>
      <w:sdtPr>
        <w:rPr>
          <w:rFonts w:eastAsia="Arial" w:cs="Arial"/>
          <w:i w:val="0"/>
          <w:sz w:val="26"/>
          <w:lang w:val="en"/>
        </w:rPr>
        <w:id w:val="-204561922"/>
        <w:docPartObj>
          <w:docPartGallery w:val="AutoText"/>
        </w:docPartObj>
      </w:sdtPr>
      <w:sdtEndPr/>
      <w:sdtContent>
        <w:p w14:paraId="6544A89D" w14:textId="77777777" w:rsidR="006C1EA5" w:rsidRDefault="006C1EA5">
          <w:pPr>
            <w:pStyle w:val="NoSpacing"/>
          </w:pPr>
        </w:p>
        <w:p w14:paraId="160580DB" w14:textId="77777777" w:rsidR="006C1EA5" w:rsidRDefault="00C07DF4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2B2E5440" wp14:editId="2B62F4CA">
                    <wp:simplePos x="0" y="0"/>
                    <wp:positionH relativeFrom="margin">
                      <wp:posOffset>2055495</wp:posOffset>
                    </wp:positionH>
                    <wp:positionV relativeFrom="margin">
                      <wp:posOffset>3725545</wp:posOffset>
                    </wp:positionV>
                    <wp:extent cx="3177540" cy="1404620"/>
                    <wp:effectExtent l="0" t="0" r="3810" b="6985"/>
                    <wp:wrapSquare wrapText="bothSides"/>
                    <wp:docPr id="11" name="Hộp Văn bản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7754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27956E24" w14:textId="77777777" w:rsidR="006C1EA5" w:rsidRDefault="00C07DF4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Môn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học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quản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trị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cơ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sở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liệu</w:t>
                                </w:r>
                                <w:proofErr w:type="spellEnd"/>
                              </w:p>
                              <w:p w14:paraId="2AAF18D2" w14:textId="77777777" w:rsidR="006C1EA5" w:rsidRDefault="00C07DF4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Giáo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viên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Phạm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Thị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Bạch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Huệ</w:t>
                                </w:r>
                                <w:proofErr w:type="spellEnd"/>
                              </w:p>
                              <w:p w14:paraId="1A57FD8B" w14:textId="77777777" w:rsidR="006C1EA5" w:rsidRDefault="00C07DF4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Giáo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viên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Hồ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Thị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Hoàng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Vy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B2E5440" id="_x0000_s1056" type="#_x0000_t202" style="position:absolute;margin-left:161.85pt;margin-top:293.35pt;width:250.2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" stroked="f">
                    <v:textbox style="mso-fit-shape-to-text:t">
                      <w:txbxContent>
                        <w:p w14:paraId="27956E24" w14:textId="77777777" w:rsidR="006C1EA5" w:rsidRDefault="00C07DF4">
                          <w:pPr>
                            <w:jc w:val="center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Môn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học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Hệ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quản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trị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cơ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sở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dữ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liệu</w:t>
                          </w:r>
                          <w:proofErr w:type="spellEnd"/>
                        </w:p>
                        <w:p w14:paraId="2AAF18D2" w14:textId="77777777" w:rsidR="006C1EA5" w:rsidRDefault="00C07DF4">
                          <w:pPr>
                            <w:jc w:val="center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Giáo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viên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Phạm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Thị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Bạch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Huệ</w:t>
                          </w:r>
                          <w:proofErr w:type="spellEnd"/>
                        </w:p>
                        <w:p w14:paraId="1A57FD8B" w14:textId="77777777" w:rsidR="006C1EA5" w:rsidRDefault="00C07DF4">
                          <w:pPr>
                            <w:jc w:val="center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Giáo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viên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Hồ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Thị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Hoàng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Vy</w:t>
                          </w:r>
                          <w:proofErr w:type="spellEnd"/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E55C58C" wp14:editId="0B884F60">
                    <wp:simplePos x="0" y="0"/>
                    <wp:positionH relativeFrom="margin">
                      <wp:posOffset>1481455</wp:posOffset>
                    </wp:positionH>
                    <wp:positionV relativeFrom="margin">
                      <wp:posOffset>8424545</wp:posOffset>
                    </wp:positionV>
                    <wp:extent cx="3367405" cy="311150"/>
                    <wp:effectExtent l="0" t="0" r="4445" b="0"/>
                    <wp:wrapSquare wrapText="bothSides"/>
                    <wp:docPr id="52" name="Hộp Văn bả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67405" cy="3111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D86027" w14:textId="77777777" w:rsidR="006C1EA5" w:rsidRDefault="00C07DF4">
                                <w:pPr>
                                  <w:jc w:val="center"/>
                                  <w:rPr>
                                    <w:sz w:val="30"/>
                                    <w:szCs w:val="30"/>
                                    <w:lang w:val="en-US"/>
                                  </w:rPr>
                                </w:pPr>
                                <w:r>
                                  <w:rPr>
                                    <w:sz w:val="30"/>
                                    <w:szCs w:val="30"/>
                                    <w:lang w:val="vi-VN"/>
                                  </w:rPr>
                                  <w:t>TP Hồ Chí Minh – Năm 20</w:t>
                                </w:r>
                                <w:r>
                                  <w:rPr>
                                    <w:sz w:val="30"/>
                                    <w:szCs w:val="30"/>
                                    <w:lang w:val="en-US"/>
                                  </w:rPr>
                                  <w:t>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0E55C58C" id="Hộp Văn bản 52" o:spid="_x0000_s1057" type="#_x0000_t202" style="position:absolute;margin-left:116.65pt;margin-top:663.35pt;width:265.15pt;height:24.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" fillcolor="white [3201]" stroked="f" strokeweight=".5pt">
                    <v:textbox>
                      <w:txbxContent>
                        <w:p w14:paraId="59D86027" w14:textId="77777777" w:rsidR="006C1EA5" w:rsidRDefault="00C07DF4">
                          <w:pPr>
                            <w:jc w:val="center"/>
                            <w:rPr>
                              <w:sz w:val="30"/>
                              <w:szCs w:val="30"/>
                              <w:lang w:val="en-US"/>
                            </w:rPr>
                          </w:pPr>
                          <w:r>
                            <w:rPr>
                              <w:sz w:val="30"/>
                              <w:szCs w:val="30"/>
                              <w:lang w:val="vi-VN"/>
                            </w:rPr>
                            <w:t>TP Hồ Chí Minh – Năm 20</w:t>
                          </w:r>
                          <w:r>
                            <w:rPr>
                              <w:sz w:val="30"/>
                              <w:szCs w:val="30"/>
                              <w:lang w:val="en-US"/>
                            </w:rPr>
                            <w:t>21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759BC3E" wp14:editId="18974A00">
                    <wp:simplePos x="0" y="0"/>
                    <wp:positionH relativeFrom="column">
                      <wp:posOffset>3223260</wp:posOffset>
                    </wp:positionH>
                    <wp:positionV relativeFrom="paragraph">
                      <wp:posOffset>6192520</wp:posOffset>
                    </wp:positionV>
                    <wp:extent cx="3161030" cy="1219200"/>
                    <wp:effectExtent l="0" t="0" r="1270" b="0"/>
                    <wp:wrapSquare wrapText="bothSides"/>
                    <wp:docPr id="51" name="Hộp Văn bản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61030" cy="1219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5A84A6" w14:textId="77777777" w:rsidR="006C1EA5" w:rsidRDefault="00C07DF4">
                                <w:pPr>
                                  <w:jc w:val="right"/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Người thực hiện</w:t>
                                </w:r>
                              </w:p>
                              <w:p w14:paraId="289FA946" w14:textId="77777777" w:rsidR="006C1EA5" w:rsidRDefault="00C07DF4">
                                <w:pPr>
                                  <w:jc w:val="right"/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Huỳnh Bá Huy – 19127420</w:t>
                                </w:r>
                              </w:p>
                              <w:p w14:paraId="102DBB86" w14:textId="77777777" w:rsidR="006C1EA5" w:rsidRDefault="00C07DF4">
                                <w:pPr>
                                  <w:jc w:val="right"/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Dương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Lê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Xuân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Khang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– 19127432</w:t>
                                </w:r>
                              </w:p>
                              <w:p w14:paraId="457FB608" w14:textId="77777777" w:rsidR="006C1EA5" w:rsidRDefault="00C07DF4">
                                <w:pPr>
                                  <w:jc w:val="right"/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Huỳnh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Thu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Thảo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– 19127551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0759BC3E" id="Hộp Văn bản 51" o:spid="_x0000_s1058" type="#_x0000_t202" style="position:absolute;margin-left:253.8pt;margin-top:487.6pt;width:248.9pt;height:9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" fillcolor="white [3212]" stroked="f" strokeweight=".5pt">
                    <v:textbox>
                      <w:txbxContent>
                        <w:p w14:paraId="215A84A6" w14:textId="77777777" w:rsidR="006C1EA5" w:rsidRDefault="00C07DF4">
                          <w:pPr>
                            <w:jc w:val="right"/>
                            <w:rPr>
                              <w:sz w:val="32"/>
                              <w:szCs w:val="32"/>
                              <w:lang w:val="vi-VN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Người thực hiện</w:t>
                          </w:r>
                        </w:p>
                        <w:p w14:paraId="289FA946" w14:textId="77777777" w:rsidR="006C1EA5" w:rsidRDefault="00C07DF4">
                          <w:pPr>
                            <w:jc w:val="right"/>
                            <w:rPr>
                              <w:sz w:val="32"/>
                              <w:szCs w:val="32"/>
                              <w:lang w:val="vi-VN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Huỳnh Bá Huy – 19127420</w:t>
                          </w:r>
                        </w:p>
                        <w:p w14:paraId="102DBB86" w14:textId="77777777" w:rsidR="006C1EA5" w:rsidRDefault="00C07DF4">
                          <w:pPr>
                            <w:jc w:val="right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Dương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Lê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Xuân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Khang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– 19127432</w:t>
                          </w:r>
                        </w:p>
                        <w:p w14:paraId="457FB608" w14:textId="77777777" w:rsidR="006C1EA5" w:rsidRDefault="00C07DF4">
                          <w:pPr>
                            <w:jc w:val="right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Huỳnh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Thu </w:t>
                          </w:r>
                          <w:proofErr w:type="spellStart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Thảo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– 19127551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FEB3AB" wp14:editId="0C3FA6E1">
                    <wp:simplePos x="0" y="0"/>
                    <wp:positionH relativeFrom="page">
                      <wp:posOffset>2057400</wp:posOffset>
                    </wp:positionH>
                    <wp:positionV relativeFrom="page">
                      <wp:posOffset>2111375</wp:posOffset>
                    </wp:positionV>
                    <wp:extent cx="5006340" cy="1240790"/>
                    <wp:effectExtent l="0" t="0" r="3810" b="0"/>
                    <wp:wrapNone/>
                    <wp:docPr id="1" name="Hộp Văn bản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06340" cy="12409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0BAEEC" w14:textId="77777777" w:rsidR="006C1EA5" w:rsidRDefault="00F904FD">
                                <w:pPr>
                                  <w:pStyle w:val="NoSpacing"/>
                                  <w:rPr>
                                    <w:rFonts w:cs="Times New Roman"/>
                                    <w:b/>
                                    <w:bCs/>
                                    <w:i w:val="0"/>
                                    <w:iCs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cs="Times New Roman"/>
                                      <w:b/>
                                      <w:bCs/>
                                      <w:i w:val="0"/>
                                      <w:iCs/>
                                      <w:sz w:val="72"/>
                                      <w:szCs w:val="72"/>
                                    </w:rPr>
                                    <w:alias w:val="Tiêu đề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Xây</w:t>
                                    </w:r>
                                    <w:proofErr w:type="spellEnd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dựng</w:t>
                                    </w:r>
                                    <w:proofErr w:type="spellEnd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hệ</w:t>
                                    </w:r>
                                    <w:proofErr w:type="spellEnd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thống</w:t>
                                    </w:r>
                                    <w:proofErr w:type="spellEnd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đặt</w:t>
                                    </w:r>
                                    <w:proofErr w:type="spellEnd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và</w:t>
                                    </w:r>
                                    <w:proofErr w:type="spellEnd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chuyển</w:t>
                                    </w:r>
                                    <w:proofErr w:type="spellEnd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hàng</w:t>
                                    </w:r>
                                    <w:proofErr w:type="spellEnd"/>
                                    <w:r w:rsidR="00C07DF4"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 xml:space="preserve"> online</w:t>
                                    </w:r>
                                  </w:sdtContent>
                                </w:sdt>
                              </w:p>
                              <w:p w14:paraId="1D425C58" w14:textId="77777777" w:rsidR="006C1EA5" w:rsidRDefault="00F904FD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0"/>
                                    <w:szCs w:val="30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0"/>
                                      <w:szCs w:val="30"/>
                                    </w:rPr>
                                    <w:alias w:val="Tiêu đề phụ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7DF4">
                                      <w:rPr>
                                        <w:color w:val="404040" w:themeColor="text1" w:themeTint="BF"/>
                                        <w:sz w:val="30"/>
                                        <w:szCs w:val="3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EFEB3AB" id="Hộp Văn bản 1" o:spid="_x0000_s1059" type="#_x0000_t202" style="position:absolute;margin-left:162pt;margin-top:166.25pt;width:394.2pt;height:97.7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" filled="f" stroked="f" strokeweight=".5pt">
                    <v:textbox inset="0,0,0,0">
                      <w:txbxContent>
                        <w:p w14:paraId="2A0BAEEC" w14:textId="77777777" w:rsidR="006C1EA5" w:rsidRDefault="00F904FD">
                          <w:pPr>
                            <w:pStyle w:val="NoSpacing"/>
                            <w:rPr>
                              <w:rFonts w:cs="Times New Roman"/>
                              <w:b/>
                              <w:bCs/>
                              <w:i w:val="0"/>
                              <w:iCs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cs="Times New Roman"/>
                                <w:b/>
                                <w:bCs/>
                                <w:i w:val="0"/>
                                <w:iCs/>
                                <w:sz w:val="72"/>
                                <w:szCs w:val="72"/>
                              </w:rPr>
                              <w:alias w:val="Tiêu đề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Xây</w:t>
                              </w:r>
                              <w:proofErr w:type="spellEnd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dựng</w:t>
                              </w:r>
                              <w:proofErr w:type="spellEnd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hệ</w:t>
                              </w:r>
                              <w:proofErr w:type="spellEnd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thống</w:t>
                              </w:r>
                              <w:proofErr w:type="spellEnd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đặt</w:t>
                              </w:r>
                              <w:proofErr w:type="spellEnd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và</w:t>
                              </w:r>
                              <w:proofErr w:type="spellEnd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chuyển</w:t>
                              </w:r>
                              <w:proofErr w:type="spellEnd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hàng</w:t>
                              </w:r>
                              <w:proofErr w:type="spellEnd"/>
                              <w:r w:rsidR="00C07DF4"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 xml:space="preserve"> online</w:t>
                              </w:r>
                            </w:sdtContent>
                          </w:sdt>
                        </w:p>
                        <w:p w14:paraId="1D425C58" w14:textId="77777777" w:rsidR="006C1EA5" w:rsidRDefault="00F904FD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0"/>
                              <w:szCs w:val="30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0"/>
                                <w:szCs w:val="30"/>
                              </w:rPr>
                              <w:alias w:val="Tiêu đề phụ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07DF4">
                                <w:rPr>
                                  <w:color w:val="404040" w:themeColor="text1" w:themeTint="BF"/>
                                  <w:sz w:val="30"/>
                                  <w:szCs w:val="3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bookmarkStart w:id="0" w:name="_Toc70231259" w:displacedByCustomXml="next"/>
    <w:sdt>
      <w:sdtPr>
        <w:rPr>
          <w:rFonts w:ascii="Times New Roman" w:eastAsia="Arial" w:hAnsi="Times New Roman" w:cs="Arial"/>
          <w:color w:val="auto"/>
          <w:sz w:val="26"/>
          <w:szCs w:val="22"/>
          <w:lang w:val="vi-VN"/>
        </w:rPr>
        <w:id w:val="-480763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D01A9" w14:textId="77777777" w:rsidR="006C1EA5" w:rsidRDefault="00C07DF4">
          <w:pPr>
            <w:pStyle w:val="uMucluc1"/>
            <w:jc w:val="center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Mục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lục</w:t>
          </w:r>
          <w:proofErr w:type="spellEnd"/>
        </w:p>
        <w:p w14:paraId="15A5A1C4" w14:textId="62ED2051" w:rsidR="006C1EA5" w:rsidRDefault="00C07DF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495233" w:history="1">
            <w:r>
              <w:rPr>
                <w:rStyle w:val="Hyperlink"/>
              </w:rPr>
              <w:t>Thông tin nhóm và đồ án thực hiện</w:t>
            </w:r>
            <w:r>
              <w:tab/>
            </w:r>
            <w:r>
              <w:fldChar w:fldCharType="begin"/>
            </w:r>
            <w:r>
              <w:instrText xml:space="preserve"> PAGEREF _Toc88495233 \h </w:instrText>
            </w:r>
            <w:r>
              <w:fldChar w:fldCharType="separate"/>
            </w:r>
            <w:r w:rsidR="00B025FF">
              <w:rPr>
                <w:noProof/>
              </w:rPr>
              <w:t>3</w:t>
            </w:r>
            <w:r>
              <w:fldChar w:fldCharType="end"/>
            </w:r>
          </w:hyperlink>
        </w:p>
        <w:p w14:paraId="0E3B88F0" w14:textId="6EB65C3A" w:rsidR="006C1EA5" w:rsidRDefault="00F904F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34" w:history="1">
            <w:r w:rsidR="00C07DF4">
              <w:rPr>
                <w:rStyle w:val="Hyperlink"/>
              </w:rPr>
              <w:t>Bảng đánh giá mức độ tham gia đồ án của từng thành viên (100%/nhóm)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_Toc88495234 \h </w:instrText>
            </w:r>
            <w:r w:rsidR="00C07DF4">
              <w:fldChar w:fldCharType="separate"/>
            </w:r>
            <w:r w:rsidR="00B025FF">
              <w:rPr>
                <w:noProof/>
              </w:rPr>
              <w:t>4</w:t>
            </w:r>
            <w:r w:rsidR="00C07DF4">
              <w:fldChar w:fldCharType="end"/>
            </w:r>
          </w:hyperlink>
        </w:p>
        <w:p w14:paraId="1D012386" w14:textId="5B1CD1D6" w:rsidR="006C1EA5" w:rsidRDefault="00F904F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35" w:history="1">
            <w:r w:rsidR="00C07DF4">
              <w:rPr>
                <w:rStyle w:val="Hyperlink"/>
              </w:rPr>
              <w:t>Bảng đánh giá phần trăm hoàn tất công việc được giao của từng thành viên (100%/thành viên)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_Toc88495235 \h </w:instrText>
            </w:r>
            <w:r w:rsidR="00C07DF4">
              <w:fldChar w:fldCharType="separate"/>
            </w:r>
            <w:r w:rsidR="00B025FF">
              <w:rPr>
                <w:noProof/>
              </w:rPr>
              <w:t>5</w:t>
            </w:r>
            <w:r w:rsidR="00C07DF4">
              <w:fldChar w:fldCharType="end"/>
            </w:r>
          </w:hyperlink>
        </w:p>
        <w:p w14:paraId="4FBC9855" w14:textId="665D259D" w:rsidR="006C1EA5" w:rsidRDefault="00F904F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36" w:history="1">
            <w:r w:rsidR="00C07DF4">
              <w:rPr>
                <w:rStyle w:val="Hyperlink"/>
              </w:rPr>
              <w:t>Bảng phân công công việc theo tuần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_Toc88495236 \h </w:instrText>
            </w:r>
            <w:r w:rsidR="00C07DF4">
              <w:fldChar w:fldCharType="separate"/>
            </w:r>
            <w:r w:rsidR="00B025FF">
              <w:rPr>
                <w:noProof/>
              </w:rPr>
              <w:t>6</w:t>
            </w:r>
            <w:r w:rsidR="00C07DF4">
              <w:fldChar w:fldCharType="end"/>
            </w:r>
          </w:hyperlink>
        </w:p>
        <w:p w14:paraId="112CC7C1" w14:textId="2148544D" w:rsidR="006C1EA5" w:rsidRDefault="00F904F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37" w:history="1">
            <w:r w:rsidR="00C07DF4">
              <w:rPr>
                <w:rStyle w:val="Hyperlink"/>
              </w:rPr>
              <w:t>Bảng đánh giá mức độ hoàn thành từng công việc (100%/công việc)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_Toc88495237 \h </w:instrText>
            </w:r>
            <w:r w:rsidR="00C07DF4">
              <w:fldChar w:fldCharType="separate"/>
            </w:r>
            <w:r w:rsidR="00B025FF">
              <w:rPr>
                <w:noProof/>
              </w:rPr>
              <w:t>7</w:t>
            </w:r>
            <w:r w:rsidR="00C07DF4">
              <w:fldChar w:fldCharType="end"/>
            </w:r>
          </w:hyperlink>
        </w:p>
        <w:p w14:paraId="7DF7E68A" w14:textId="41D912A7" w:rsidR="006C1EA5" w:rsidRDefault="00F904F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38" w:history="1">
            <w:r w:rsidR="00C07DF4">
              <w:rPr>
                <w:rStyle w:val="Hyperlink"/>
              </w:rPr>
              <w:t>Thiết kế cơ sở dữ liệu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_Toc88495238 \h </w:instrText>
            </w:r>
            <w:r w:rsidR="00C07DF4">
              <w:fldChar w:fldCharType="separate"/>
            </w:r>
            <w:r w:rsidR="00B025FF">
              <w:rPr>
                <w:noProof/>
              </w:rPr>
              <w:t>9</w:t>
            </w:r>
            <w:r w:rsidR="00C07DF4">
              <w:fldChar w:fldCharType="end"/>
            </w:r>
          </w:hyperlink>
        </w:p>
        <w:p w14:paraId="2A543B83" w14:textId="7C293FE5" w:rsidR="006C1EA5" w:rsidRDefault="00F904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39" w:history="1">
            <w:r w:rsidR="00C07DF4">
              <w:rPr>
                <w:rStyle w:val="Hyperlink"/>
              </w:rPr>
              <w:t>1.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</w:rPr>
              <w:t>Mô hình cơ sở dữ liệu: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_Toc88495239 \h </w:instrText>
            </w:r>
            <w:r w:rsidR="00C07DF4">
              <w:fldChar w:fldCharType="separate"/>
            </w:r>
            <w:r w:rsidR="00B025FF">
              <w:rPr>
                <w:noProof/>
              </w:rPr>
              <w:t>9</w:t>
            </w:r>
            <w:r w:rsidR="00C07DF4">
              <w:fldChar w:fldCharType="end"/>
            </w:r>
          </w:hyperlink>
        </w:p>
        <w:p w14:paraId="7C7BE255" w14:textId="6F8037BC" w:rsidR="006C1EA5" w:rsidRDefault="00F904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0" w:history="1">
            <w:r w:rsidR="00C07DF4">
              <w:rPr>
                <w:rStyle w:val="Hyperlink"/>
              </w:rPr>
              <w:t>2.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</w:rPr>
              <w:t>Đặc tả cơ sở dữ liệu: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_Toc88495240 \h </w:instrText>
            </w:r>
            <w:r w:rsidR="00C07DF4">
              <w:fldChar w:fldCharType="separate"/>
            </w:r>
            <w:r w:rsidR="00B025FF">
              <w:rPr>
                <w:noProof/>
              </w:rPr>
              <w:t>9</w:t>
            </w:r>
            <w:r w:rsidR="00C07DF4">
              <w:fldChar w:fldCharType="end"/>
            </w:r>
          </w:hyperlink>
        </w:p>
        <w:p w14:paraId="37A6DD9A" w14:textId="4E17C265" w:rsidR="006C1EA5" w:rsidRDefault="00F904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1" w:history="1">
            <w:r w:rsidR="00C07DF4">
              <w:rPr>
                <w:rStyle w:val="Hyperlink"/>
              </w:rPr>
              <w:t>3.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</w:rPr>
              <w:t>Mô tả thuộc tính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_Toc88495241 \h </w:instrText>
            </w:r>
            <w:r w:rsidR="00C07DF4">
              <w:fldChar w:fldCharType="separate"/>
            </w:r>
            <w:r w:rsidR="00B025FF">
              <w:rPr>
                <w:noProof/>
              </w:rPr>
              <w:t>11</w:t>
            </w:r>
            <w:r w:rsidR="00C07DF4">
              <w:fldChar w:fldCharType="end"/>
            </w:r>
          </w:hyperlink>
        </w:p>
        <w:p w14:paraId="17902734" w14:textId="33C33A85" w:rsidR="006C1EA5" w:rsidRDefault="00F904F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2" w:history="1">
            <w:r w:rsidR="00C07DF4">
              <w:rPr>
                <w:rStyle w:val="Hyperlink"/>
              </w:rPr>
              <w:t>Phân quyền người dùng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_Toc88495242 \h </w:instrText>
            </w:r>
            <w:r w:rsidR="00C07DF4">
              <w:fldChar w:fldCharType="separate"/>
            </w:r>
            <w:r w:rsidR="00B025FF">
              <w:rPr>
                <w:noProof/>
              </w:rPr>
              <w:t>15</w:t>
            </w:r>
            <w:r w:rsidR="00C07DF4">
              <w:fldChar w:fldCharType="end"/>
            </w:r>
          </w:hyperlink>
        </w:p>
        <w:p w14:paraId="103CA998" w14:textId="5ECBF8F4" w:rsidR="006C1EA5" w:rsidRDefault="00F904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3" w:history="1">
            <w:r w:rsidR="00C07DF4">
              <w:rPr>
                <w:rStyle w:val="Hyperlink"/>
              </w:rPr>
              <w:t>4.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</w:rPr>
              <w:t>Phân quyền trên các role user: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_Toc88495243 \h </w:instrText>
            </w:r>
            <w:r w:rsidR="00C07DF4">
              <w:fldChar w:fldCharType="separate"/>
            </w:r>
            <w:r w:rsidR="00B025FF">
              <w:rPr>
                <w:noProof/>
              </w:rPr>
              <w:t>15</w:t>
            </w:r>
            <w:r w:rsidR="00C07DF4">
              <w:fldChar w:fldCharType="end"/>
            </w:r>
          </w:hyperlink>
        </w:p>
        <w:p w14:paraId="0242EC70" w14:textId="622B6AE4" w:rsidR="006C1EA5" w:rsidRDefault="00F904F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4" w:history="1">
            <w:r w:rsidR="00C07DF4">
              <w:rPr>
                <w:rStyle w:val="Hyperlink"/>
              </w:rPr>
              <w:t>Xác định tình huống tranh chấp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_Toc88495244 \h </w:instrText>
            </w:r>
            <w:r w:rsidR="00C07DF4">
              <w:fldChar w:fldCharType="separate"/>
            </w:r>
            <w:r w:rsidR="00B025FF">
              <w:rPr>
                <w:noProof/>
              </w:rPr>
              <w:t>17</w:t>
            </w:r>
            <w:r w:rsidR="00C07DF4">
              <w:fldChar w:fldCharType="end"/>
            </w:r>
          </w:hyperlink>
        </w:p>
        <w:p w14:paraId="5C752B59" w14:textId="3069DA6B" w:rsidR="006C1EA5" w:rsidRDefault="00F904F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5" w:history="1">
            <w:r w:rsidR="00C07DF4">
              <w:rPr>
                <w:rStyle w:val="Hyperlink"/>
              </w:rPr>
              <w:t>5. Mô tả chức năng: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_Toc88495245 \h </w:instrText>
            </w:r>
            <w:r w:rsidR="00C07DF4">
              <w:fldChar w:fldCharType="separate"/>
            </w:r>
            <w:r w:rsidR="00B025FF">
              <w:rPr>
                <w:noProof/>
              </w:rPr>
              <w:t>17</w:t>
            </w:r>
            <w:r w:rsidR="00C07DF4">
              <w:fldChar w:fldCharType="end"/>
            </w:r>
          </w:hyperlink>
        </w:p>
        <w:p w14:paraId="160CEB0D" w14:textId="0CECFF8B" w:rsidR="006C1EA5" w:rsidRDefault="00F904F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6" w:history="1">
            <w:r w:rsidR="00C07DF4">
              <w:rPr>
                <w:rStyle w:val="Hyperlink"/>
              </w:rPr>
              <w:t>6. Mô tả stored procerdure: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_Toc88495246 \h </w:instrText>
            </w:r>
            <w:r w:rsidR="00C07DF4">
              <w:fldChar w:fldCharType="separate"/>
            </w:r>
            <w:r w:rsidR="00B025FF">
              <w:rPr>
                <w:noProof/>
              </w:rPr>
              <w:t>17</w:t>
            </w:r>
            <w:r w:rsidR="00C07DF4">
              <w:fldChar w:fldCharType="end"/>
            </w:r>
          </w:hyperlink>
        </w:p>
        <w:p w14:paraId="08A2038E" w14:textId="5059BD46" w:rsidR="006C1EA5" w:rsidRDefault="00F904F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7" w:history="1">
            <w:r w:rsidR="00C07DF4">
              <w:rPr>
                <w:rStyle w:val="Hyperlink"/>
              </w:rPr>
              <w:t>7. Mô tả kịch bản của các tình huống lỗi tranh chấp đồng thời: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_Toc88495247 \h </w:instrText>
            </w:r>
            <w:r w:rsidR="00C07DF4">
              <w:fldChar w:fldCharType="separate"/>
            </w:r>
            <w:r w:rsidR="00B025FF">
              <w:rPr>
                <w:noProof/>
              </w:rPr>
              <w:t>26</w:t>
            </w:r>
            <w:r w:rsidR="00C07DF4">
              <w:fldChar w:fldCharType="end"/>
            </w:r>
          </w:hyperlink>
        </w:p>
        <w:p w14:paraId="4A6F0A0B" w14:textId="452F1515" w:rsidR="006C1EA5" w:rsidRDefault="00F904F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8" w:history="1">
            <w:r w:rsidR="00C07DF4">
              <w:rPr>
                <w:rStyle w:val="Hyperlink"/>
              </w:rPr>
              <w:t>7.1. Lost Update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_Toc88495248 \h </w:instrText>
            </w:r>
            <w:r w:rsidR="00C07DF4">
              <w:fldChar w:fldCharType="separate"/>
            </w:r>
            <w:r w:rsidR="00B025FF">
              <w:rPr>
                <w:noProof/>
              </w:rPr>
              <w:t>26</w:t>
            </w:r>
            <w:r w:rsidR="00C07DF4">
              <w:fldChar w:fldCharType="end"/>
            </w:r>
          </w:hyperlink>
        </w:p>
        <w:p w14:paraId="20E12F53" w14:textId="0D4CC3C6" w:rsidR="006C1EA5" w:rsidRDefault="00F904FD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9" w:history="1">
            <w:r w:rsidR="00C07DF4">
              <w:rPr>
                <w:rStyle w:val="Hyperlink"/>
                <w:rFonts w:ascii="Symbol" w:eastAsia="Calibri" w:hAnsi="Symbol"/>
              </w:rPr>
              <w:t>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  <w:rFonts w:eastAsia="Calibri"/>
              </w:rPr>
              <w:t>TEST CASE 1: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_Toc88495249 \h </w:instrText>
            </w:r>
            <w:r w:rsidR="00C07DF4">
              <w:fldChar w:fldCharType="separate"/>
            </w:r>
            <w:r w:rsidR="00B025FF">
              <w:rPr>
                <w:noProof/>
              </w:rPr>
              <w:t>26</w:t>
            </w:r>
            <w:r w:rsidR="00C07DF4">
              <w:fldChar w:fldCharType="end"/>
            </w:r>
          </w:hyperlink>
        </w:p>
        <w:p w14:paraId="79E14922" w14:textId="5BFF9AA9" w:rsidR="006C1EA5" w:rsidRDefault="00F904FD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0" w:history="1">
            <w:r w:rsidR="00C07DF4">
              <w:rPr>
                <w:rStyle w:val="Hyperlink"/>
                <w:rFonts w:ascii="Symbol" w:eastAsia="Calibri" w:hAnsi="Symbol"/>
              </w:rPr>
              <w:t>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  <w:rFonts w:eastAsia="Calibri"/>
              </w:rPr>
              <w:t>TEST CASE 2: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_Toc88495250 \h </w:instrText>
            </w:r>
            <w:r w:rsidR="00C07DF4">
              <w:fldChar w:fldCharType="separate"/>
            </w:r>
            <w:r w:rsidR="00B025FF">
              <w:rPr>
                <w:noProof/>
              </w:rPr>
              <w:t>27</w:t>
            </w:r>
            <w:r w:rsidR="00C07DF4">
              <w:fldChar w:fldCharType="end"/>
            </w:r>
          </w:hyperlink>
        </w:p>
        <w:p w14:paraId="52BF9037" w14:textId="7C7F2A60" w:rsidR="006C1EA5" w:rsidRDefault="00F904FD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1" w:history="1">
            <w:r w:rsidR="00C07DF4">
              <w:rPr>
                <w:rStyle w:val="Hyperlink"/>
                <w:rFonts w:ascii="Symbol" w:eastAsia="Calibri" w:hAnsi="Symbol"/>
              </w:rPr>
              <w:t>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  <w:rFonts w:eastAsia="Calibri"/>
              </w:rPr>
              <w:t>TEST CASE 3: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_Toc88495251 \h </w:instrText>
            </w:r>
            <w:r w:rsidR="00C07DF4">
              <w:fldChar w:fldCharType="separate"/>
            </w:r>
            <w:r w:rsidR="00B025FF">
              <w:rPr>
                <w:noProof/>
              </w:rPr>
              <w:t>28</w:t>
            </w:r>
            <w:r w:rsidR="00C07DF4">
              <w:fldChar w:fldCharType="end"/>
            </w:r>
          </w:hyperlink>
        </w:p>
        <w:p w14:paraId="1A0C795B" w14:textId="7AC2D6B4" w:rsidR="006C1EA5" w:rsidRDefault="00F904F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2" w:history="1">
            <w:r w:rsidR="00C07DF4">
              <w:rPr>
                <w:rStyle w:val="Hyperlink"/>
              </w:rPr>
              <w:t>7.2. Dirty Read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_Toc88495252 \h </w:instrText>
            </w:r>
            <w:r w:rsidR="00C07DF4">
              <w:fldChar w:fldCharType="separate"/>
            </w:r>
            <w:r w:rsidR="00B025FF">
              <w:rPr>
                <w:noProof/>
              </w:rPr>
              <w:t>30</w:t>
            </w:r>
            <w:r w:rsidR="00C07DF4">
              <w:fldChar w:fldCharType="end"/>
            </w:r>
          </w:hyperlink>
        </w:p>
        <w:p w14:paraId="6B9856B2" w14:textId="48E55E97" w:rsidR="006C1EA5" w:rsidRDefault="00F904FD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3" w:history="1">
            <w:r w:rsidR="00C07DF4">
              <w:rPr>
                <w:rStyle w:val="Hyperlink"/>
                <w:rFonts w:ascii="Symbol" w:eastAsia="Calibri" w:hAnsi="Symbol" w:cs="Times New Roman"/>
                <w:lang w:val="en-US"/>
              </w:rPr>
              <w:t>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  <w:rFonts w:eastAsia="Calibri"/>
                <w:lang w:val="en-US"/>
              </w:rPr>
              <w:t xml:space="preserve">TEST CASE </w:t>
            </w:r>
            <w:r w:rsidR="00C07DF4">
              <w:rPr>
                <w:rStyle w:val="Hyperlink"/>
                <w:rFonts w:eastAsia="Calibri" w:cs="Times New Roman"/>
                <w:lang w:val="en-US"/>
              </w:rPr>
              <w:t>1: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_Toc88495253 \h </w:instrText>
            </w:r>
            <w:r w:rsidR="00C07DF4">
              <w:fldChar w:fldCharType="separate"/>
            </w:r>
            <w:r w:rsidR="00B025FF">
              <w:rPr>
                <w:noProof/>
              </w:rPr>
              <w:t>30</w:t>
            </w:r>
            <w:r w:rsidR="00C07DF4">
              <w:fldChar w:fldCharType="end"/>
            </w:r>
          </w:hyperlink>
        </w:p>
        <w:p w14:paraId="4E42E52C" w14:textId="6DE052A3" w:rsidR="006C1EA5" w:rsidRDefault="00F904FD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4" w:history="1">
            <w:r w:rsidR="00C07DF4">
              <w:rPr>
                <w:rStyle w:val="Hyperlink"/>
                <w:rFonts w:ascii="Symbol" w:eastAsia="Calibri" w:hAnsi="Symbol" w:cs="Times New Roman"/>
                <w:lang w:val="en-US"/>
              </w:rPr>
              <w:t>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  <w:rFonts w:eastAsia="Calibri"/>
                <w:lang w:val="en-US"/>
              </w:rPr>
              <w:t xml:space="preserve">TEST CASE </w:t>
            </w:r>
            <w:r w:rsidR="00C07DF4">
              <w:rPr>
                <w:rStyle w:val="Hyperlink"/>
                <w:rFonts w:eastAsia="Calibri" w:cs="Times New Roman"/>
                <w:lang w:val="en-US"/>
              </w:rPr>
              <w:t>2: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_Toc88495254 \h </w:instrText>
            </w:r>
            <w:r w:rsidR="00C07DF4">
              <w:fldChar w:fldCharType="separate"/>
            </w:r>
            <w:r w:rsidR="00B025FF">
              <w:rPr>
                <w:noProof/>
              </w:rPr>
              <w:t>31</w:t>
            </w:r>
            <w:r w:rsidR="00C07DF4">
              <w:fldChar w:fldCharType="end"/>
            </w:r>
          </w:hyperlink>
        </w:p>
        <w:p w14:paraId="775EA239" w14:textId="14B63F3F" w:rsidR="006C1EA5" w:rsidRDefault="00F904FD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5" w:history="1">
            <w:r w:rsidR="00C07DF4">
              <w:rPr>
                <w:rStyle w:val="Hyperlink"/>
                <w:rFonts w:ascii="Symbol" w:eastAsia="Calibri" w:hAnsi="Symbol" w:cs="Times New Roman"/>
                <w:lang w:val="en-US"/>
              </w:rPr>
              <w:t>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  <w:rFonts w:eastAsia="Calibri"/>
                <w:lang w:val="en-US"/>
              </w:rPr>
              <w:t xml:space="preserve">TEST CASE </w:t>
            </w:r>
            <w:r w:rsidR="00C07DF4">
              <w:rPr>
                <w:rStyle w:val="Hyperlink"/>
                <w:rFonts w:eastAsia="Calibri" w:cs="Times New Roman"/>
                <w:lang w:val="en-US"/>
              </w:rPr>
              <w:t>3: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_Toc88495255 \h </w:instrText>
            </w:r>
            <w:r w:rsidR="00C07DF4">
              <w:fldChar w:fldCharType="separate"/>
            </w:r>
            <w:r w:rsidR="00B025FF">
              <w:rPr>
                <w:noProof/>
              </w:rPr>
              <w:t>32</w:t>
            </w:r>
            <w:r w:rsidR="00C07DF4">
              <w:fldChar w:fldCharType="end"/>
            </w:r>
          </w:hyperlink>
        </w:p>
        <w:p w14:paraId="04824B5D" w14:textId="0C5A697C" w:rsidR="006C1EA5" w:rsidRDefault="00F904F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6" w:history="1">
            <w:r w:rsidR="00C07DF4">
              <w:rPr>
                <w:rStyle w:val="Hyperlink"/>
              </w:rPr>
              <w:t>7.3. Unre</w:t>
            </w:r>
            <w:r w:rsidR="00C07DF4">
              <w:rPr>
                <w:rStyle w:val="Hyperlink"/>
                <w:lang w:val="en-US"/>
              </w:rPr>
              <w:t>peatable Read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_Toc88495256 \h </w:instrText>
            </w:r>
            <w:r w:rsidR="00C07DF4">
              <w:fldChar w:fldCharType="separate"/>
            </w:r>
            <w:r w:rsidR="00B025FF">
              <w:rPr>
                <w:noProof/>
              </w:rPr>
              <w:t>33</w:t>
            </w:r>
            <w:r w:rsidR="00C07DF4">
              <w:fldChar w:fldCharType="end"/>
            </w:r>
          </w:hyperlink>
        </w:p>
        <w:p w14:paraId="1591DC92" w14:textId="66A93D14" w:rsidR="006C1EA5" w:rsidRDefault="00F904FD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7" w:history="1">
            <w:r w:rsidR="00C07DF4">
              <w:rPr>
                <w:rStyle w:val="Hyperlink"/>
                <w:rFonts w:ascii="Symbol" w:eastAsia="Calibri" w:hAnsi="Symbol"/>
                <w:lang w:val="en-US"/>
              </w:rPr>
              <w:t>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  <w:rFonts w:eastAsia="Calibri"/>
                <w:lang w:val="en-US"/>
              </w:rPr>
              <w:t>TEST CASE 1: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_Toc88495257 \h </w:instrText>
            </w:r>
            <w:r w:rsidR="00C07DF4">
              <w:fldChar w:fldCharType="separate"/>
            </w:r>
            <w:r w:rsidR="00B025FF">
              <w:rPr>
                <w:noProof/>
              </w:rPr>
              <w:t>33</w:t>
            </w:r>
            <w:r w:rsidR="00C07DF4">
              <w:fldChar w:fldCharType="end"/>
            </w:r>
          </w:hyperlink>
        </w:p>
        <w:p w14:paraId="17C77FD8" w14:textId="5CF214F3" w:rsidR="006C1EA5" w:rsidRDefault="00F904FD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8" w:history="1">
            <w:r w:rsidR="00C07DF4">
              <w:rPr>
                <w:rStyle w:val="Hyperlink"/>
                <w:rFonts w:ascii="Symbol" w:eastAsia="Calibri" w:hAnsi="Symbol"/>
                <w:lang w:val="en-US"/>
              </w:rPr>
              <w:t>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  <w:rFonts w:eastAsia="Calibri"/>
                <w:lang w:val="en-US"/>
              </w:rPr>
              <w:t>TEST CASE 2: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_Toc88495258 \h </w:instrText>
            </w:r>
            <w:r w:rsidR="00C07DF4">
              <w:fldChar w:fldCharType="separate"/>
            </w:r>
            <w:r w:rsidR="00B025FF">
              <w:rPr>
                <w:noProof/>
              </w:rPr>
              <w:t>36</w:t>
            </w:r>
            <w:r w:rsidR="00C07DF4">
              <w:fldChar w:fldCharType="end"/>
            </w:r>
          </w:hyperlink>
        </w:p>
        <w:p w14:paraId="5B803ACA" w14:textId="6CA80444" w:rsidR="006C1EA5" w:rsidRDefault="00F904F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9" w:history="1">
            <w:r w:rsidR="00C07DF4">
              <w:rPr>
                <w:rStyle w:val="Hyperlink"/>
                <w:lang w:val="en-US"/>
              </w:rPr>
              <w:t>7.4. Phantom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_Toc88495259 \h </w:instrText>
            </w:r>
            <w:r w:rsidR="00C07DF4">
              <w:fldChar w:fldCharType="separate"/>
            </w:r>
            <w:r w:rsidR="00B025FF">
              <w:rPr>
                <w:noProof/>
              </w:rPr>
              <w:t>38</w:t>
            </w:r>
            <w:r w:rsidR="00C07DF4">
              <w:fldChar w:fldCharType="end"/>
            </w:r>
          </w:hyperlink>
        </w:p>
        <w:p w14:paraId="615C2F7F" w14:textId="3590842C" w:rsidR="006C1EA5" w:rsidRDefault="00F904FD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0" w:history="1">
            <w:r w:rsidR="00C07DF4">
              <w:rPr>
                <w:rStyle w:val="Hyperlink"/>
                <w:rFonts w:ascii="Symbol" w:eastAsia="Calibri" w:hAnsi="Symbol"/>
                <w:lang w:val="en-US"/>
              </w:rPr>
              <w:t>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  <w:rFonts w:eastAsia="Calibri"/>
                <w:lang w:val="en-US"/>
              </w:rPr>
              <w:t>TEST CASE 1: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_Toc88495260 \h </w:instrText>
            </w:r>
            <w:r w:rsidR="00C07DF4">
              <w:fldChar w:fldCharType="separate"/>
            </w:r>
            <w:r w:rsidR="00B025FF">
              <w:rPr>
                <w:noProof/>
              </w:rPr>
              <w:t>38</w:t>
            </w:r>
            <w:r w:rsidR="00C07DF4">
              <w:fldChar w:fldCharType="end"/>
            </w:r>
          </w:hyperlink>
        </w:p>
        <w:p w14:paraId="28970C5B" w14:textId="0D89DCE0" w:rsidR="006C1EA5" w:rsidRDefault="00F904F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1" w:history="1">
            <w:r w:rsidR="00C07DF4">
              <w:rPr>
                <w:rStyle w:val="Hyperlink"/>
                <w:lang w:val="en-US"/>
              </w:rPr>
              <w:t>7.5. Deadlock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_Toc88495261 \h </w:instrText>
            </w:r>
            <w:r w:rsidR="00C07DF4">
              <w:fldChar w:fldCharType="separate"/>
            </w:r>
            <w:r w:rsidR="00B025FF">
              <w:rPr>
                <w:noProof/>
              </w:rPr>
              <w:t>39</w:t>
            </w:r>
            <w:r w:rsidR="00C07DF4">
              <w:fldChar w:fldCharType="end"/>
            </w:r>
          </w:hyperlink>
        </w:p>
        <w:p w14:paraId="45C1C424" w14:textId="64FD5588" w:rsidR="006C1EA5" w:rsidRDefault="00F904F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2" w:history="1">
            <w:r w:rsidR="00C07DF4">
              <w:rPr>
                <w:rStyle w:val="Hyperlink"/>
                <w:rFonts w:eastAsia="Calibri"/>
              </w:rPr>
              <w:t>7.5.1. Converson Deadlock: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_Toc88495262 \h </w:instrText>
            </w:r>
            <w:r w:rsidR="00C07DF4">
              <w:fldChar w:fldCharType="separate"/>
            </w:r>
            <w:r w:rsidR="00B025FF">
              <w:rPr>
                <w:noProof/>
              </w:rPr>
              <w:t>39</w:t>
            </w:r>
            <w:r w:rsidR="00C07DF4">
              <w:fldChar w:fldCharType="end"/>
            </w:r>
          </w:hyperlink>
        </w:p>
        <w:p w14:paraId="358E850D" w14:textId="23A76225" w:rsidR="006C1EA5" w:rsidRDefault="00F904FD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3" w:history="1">
            <w:r w:rsidR="00C07DF4">
              <w:rPr>
                <w:rStyle w:val="Hyperlink"/>
                <w:rFonts w:ascii="Symbol" w:eastAsia="Calibri" w:hAnsi="Symbol"/>
                <w:lang w:val="en-US"/>
              </w:rPr>
              <w:t>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  <w:rFonts w:eastAsia="Calibri"/>
                <w:lang w:val="en-US"/>
              </w:rPr>
              <w:t>TEST CASE 1: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_Toc88495263 \h </w:instrText>
            </w:r>
            <w:r w:rsidR="00C07DF4">
              <w:fldChar w:fldCharType="separate"/>
            </w:r>
            <w:r w:rsidR="00B025FF">
              <w:rPr>
                <w:noProof/>
              </w:rPr>
              <w:t>39</w:t>
            </w:r>
            <w:r w:rsidR="00C07DF4">
              <w:fldChar w:fldCharType="end"/>
            </w:r>
          </w:hyperlink>
        </w:p>
        <w:p w14:paraId="379313BF" w14:textId="59AD144C" w:rsidR="006C1EA5" w:rsidRDefault="00F904F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4" w:history="1">
            <w:r w:rsidR="00C07DF4">
              <w:rPr>
                <w:rStyle w:val="Hyperlink"/>
                <w:rFonts w:eastAsia="Calibri"/>
                <w:lang w:val="en-US"/>
              </w:rPr>
              <w:t>7.5.2. Cycle Deadlock: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_Toc88495264 \h </w:instrText>
            </w:r>
            <w:r w:rsidR="00C07DF4">
              <w:fldChar w:fldCharType="separate"/>
            </w:r>
            <w:r w:rsidR="00B025FF">
              <w:rPr>
                <w:noProof/>
              </w:rPr>
              <w:t>41</w:t>
            </w:r>
            <w:r w:rsidR="00C07DF4">
              <w:fldChar w:fldCharType="end"/>
            </w:r>
          </w:hyperlink>
        </w:p>
        <w:p w14:paraId="20695FEE" w14:textId="279A7659" w:rsidR="006C1EA5" w:rsidRDefault="00F904FD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5" w:history="1">
            <w:r w:rsidR="00C07DF4">
              <w:rPr>
                <w:rStyle w:val="Hyperlink"/>
                <w:rFonts w:ascii="Symbol" w:eastAsia="Calibri" w:hAnsi="Symbol"/>
                <w:lang w:val="en-US"/>
              </w:rPr>
              <w:t>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  <w:rFonts w:eastAsia="Calibri"/>
                <w:lang w:val="en-US"/>
              </w:rPr>
              <w:t>TEST CASE 2: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_Toc88495265 \h </w:instrText>
            </w:r>
            <w:r w:rsidR="00C07DF4">
              <w:fldChar w:fldCharType="separate"/>
            </w:r>
            <w:r w:rsidR="00B025FF">
              <w:rPr>
                <w:noProof/>
              </w:rPr>
              <w:t>41</w:t>
            </w:r>
            <w:r w:rsidR="00C07DF4">
              <w:fldChar w:fldCharType="end"/>
            </w:r>
          </w:hyperlink>
        </w:p>
        <w:p w14:paraId="0591E343" w14:textId="015DC832" w:rsidR="006C1EA5" w:rsidRDefault="00F904F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6" w:history="1">
            <w:r w:rsidR="00C07DF4">
              <w:rPr>
                <w:rStyle w:val="Hyperlink"/>
              </w:rPr>
              <w:t>Mô tả thiết kế giao diện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_Toc88495266 \h </w:instrText>
            </w:r>
            <w:r w:rsidR="00C07DF4">
              <w:fldChar w:fldCharType="separate"/>
            </w:r>
            <w:r w:rsidR="00B025FF">
              <w:rPr>
                <w:noProof/>
              </w:rPr>
              <w:t>43</w:t>
            </w:r>
            <w:r w:rsidR="00C07DF4">
              <w:fldChar w:fldCharType="end"/>
            </w:r>
          </w:hyperlink>
        </w:p>
        <w:p w14:paraId="48C844DA" w14:textId="787E3513" w:rsidR="006C1EA5" w:rsidRDefault="00F904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7" w:history="1">
            <w:r w:rsidR="00C07DF4">
              <w:rPr>
                <w:rStyle w:val="Hyperlink"/>
              </w:rPr>
              <w:t>1.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</w:rPr>
              <w:t>Giao diện chính: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_Toc88495267 \h </w:instrText>
            </w:r>
            <w:r w:rsidR="00C07DF4">
              <w:fldChar w:fldCharType="separate"/>
            </w:r>
            <w:r w:rsidR="00B025FF">
              <w:rPr>
                <w:noProof/>
              </w:rPr>
              <w:t>43</w:t>
            </w:r>
            <w:r w:rsidR="00C07DF4">
              <w:fldChar w:fldCharType="end"/>
            </w:r>
          </w:hyperlink>
        </w:p>
        <w:p w14:paraId="46062BEC" w14:textId="1D34322C" w:rsidR="006C1EA5" w:rsidRDefault="00F904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8" w:history="1">
            <w:r w:rsidR="00C07DF4">
              <w:rPr>
                <w:rStyle w:val="Hyperlink"/>
              </w:rPr>
              <w:t>2.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</w:rPr>
              <w:t>Giao diện layout  test case 1 của Dirty read: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_Toc88495268 \h </w:instrText>
            </w:r>
            <w:r w:rsidR="00C07DF4">
              <w:fldChar w:fldCharType="separate"/>
            </w:r>
            <w:r w:rsidR="00B025FF">
              <w:rPr>
                <w:noProof/>
              </w:rPr>
              <w:t>44</w:t>
            </w:r>
            <w:r w:rsidR="00C07DF4">
              <w:fldChar w:fldCharType="end"/>
            </w:r>
          </w:hyperlink>
        </w:p>
        <w:p w14:paraId="75CFD692" w14:textId="14671330" w:rsidR="006C1EA5" w:rsidRDefault="00F904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9" w:history="1">
            <w:r w:rsidR="00C07DF4">
              <w:rPr>
                <w:rStyle w:val="Hyperlink"/>
              </w:rPr>
              <w:t>3.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</w:rPr>
              <w:t>Giao diện layout test case 1 của Lost Update::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_Toc88495269 \h </w:instrText>
            </w:r>
            <w:r w:rsidR="00C07DF4">
              <w:fldChar w:fldCharType="separate"/>
            </w:r>
            <w:r w:rsidR="00B025FF">
              <w:rPr>
                <w:noProof/>
              </w:rPr>
              <w:t>46</w:t>
            </w:r>
            <w:r w:rsidR="00C07DF4">
              <w:fldChar w:fldCharType="end"/>
            </w:r>
          </w:hyperlink>
        </w:p>
        <w:p w14:paraId="41679713" w14:textId="30985D49" w:rsidR="006C1EA5" w:rsidRDefault="00F904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70" w:history="1">
            <w:r w:rsidR="00C07DF4">
              <w:rPr>
                <w:rStyle w:val="Hyperlink"/>
              </w:rPr>
              <w:t>4.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</w:rPr>
              <w:t>Giao diện layout test case 1 của Unrepeatable read: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_Toc88495270 \h </w:instrText>
            </w:r>
            <w:r w:rsidR="00C07DF4">
              <w:fldChar w:fldCharType="separate"/>
            </w:r>
            <w:r w:rsidR="00B025FF">
              <w:rPr>
                <w:noProof/>
              </w:rPr>
              <w:t>49</w:t>
            </w:r>
            <w:r w:rsidR="00C07DF4">
              <w:fldChar w:fldCharType="end"/>
            </w:r>
          </w:hyperlink>
        </w:p>
        <w:p w14:paraId="3E1B8D71" w14:textId="7E33AE10" w:rsidR="006C1EA5" w:rsidRDefault="00F904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71" w:history="1">
            <w:r w:rsidR="00C07DF4">
              <w:rPr>
                <w:rStyle w:val="Hyperlink"/>
              </w:rPr>
              <w:t>5.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</w:rPr>
              <w:t>Giao diện layout test case 1 của Phantom: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_Toc88495271 \h </w:instrText>
            </w:r>
            <w:r w:rsidR="00C07DF4">
              <w:fldChar w:fldCharType="separate"/>
            </w:r>
            <w:r w:rsidR="00B025FF">
              <w:rPr>
                <w:noProof/>
              </w:rPr>
              <w:t>51</w:t>
            </w:r>
            <w:r w:rsidR="00C07DF4">
              <w:fldChar w:fldCharType="end"/>
            </w:r>
          </w:hyperlink>
        </w:p>
        <w:p w14:paraId="420E0436" w14:textId="46047788" w:rsidR="006C1EA5" w:rsidRDefault="00F904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72" w:history="1">
            <w:r w:rsidR="00C07DF4">
              <w:rPr>
                <w:rStyle w:val="Hyperlink"/>
              </w:rPr>
              <w:t>6.</w:t>
            </w:r>
            <w:r w:rsidR="00C07DF4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C07DF4">
              <w:rPr>
                <w:rStyle w:val="Hyperlink"/>
              </w:rPr>
              <w:t>Giao diện layout test case 1 của Deadlock:</w:t>
            </w:r>
            <w:r w:rsidR="00C07DF4">
              <w:tab/>
            </w:r>
            <w:r w:rsidR="00C07DF4">
              <w:fldChar w:fldCharType="begin"/>
            </w:r>
            <w:r w:rsidR="00C07DF4">
              <w:instrText xml:space="preserve"> PAGEREF _Toc88495272 \h </w:instrText>
            </w:r>
            <w:r w:rsidR="00C07DF4">
              <w:fldChar w:fldCharType="separate"/>
            </w:r>
            <w:r w:rsidR="00B025FF">
              <w:rPr>
                <w:noProof/>
              </w:rPr>
              <w:t>53</w:t>
            </w:r>
            <w:r w:rsidR="00C07DF4">
              <w:fldChar w:fldCharType="end"/>
            </w:r>
          </w:hyperlink>
        </w:p>
        <w:p w14:paraId="2EC4757E" w14:textId="77777777" w:rsidR="006C1EA5" w:rsidRDefault="00C07DF4">
          <w:r>
            <w:rPr>
              <w:b/>
              <w:bCs/>
              <w:lang w:val="vi-VN"/>
            </w:rPr>
            <w:fldChar w:fldCharType="end"/>
          </w:r>
        </w:p>
      </w:sdtContent>
    </w:sdt>
    <w:p w14:paraId="41DC2F80" w14:textId="77777777" w:rsidR="006C1EA5" w:rsidRDefault="006C1EA5">
      <w:pPr>
        <w:pStyle w:val="Heading1"/>
      </w:pPr>
    </w:p>
    <w:p w14:paraId="37171B57" w14:textId="77777777" w:rsidR="006C1EA5" w:rsidRDefault="00C07DF4">
      <w:pPr>
        <w:rPr>
          <w:b/>
          <w:sz w:val="32"/>
          <w:szCs w:val="40"/>
        </w:rPr>
      </w:pPr>
      <w:r>
        <w:br w:type="page"/>
      </w:r>
    </w:p>
    <w:p w14:paraId="0C80AA48" w14:textId="77777777" w:rsidR="006C1EA5" w:rsidRDefault="00C07DF4">
      <w:pPr>
        <w:pStyle w:val="Heading1"/>
      </w:pPr>
      <w:bookmarkStart w:id="1" w:name="_Toc88495233"/>
      <w:proofErr w:type="spellStart"/>
      <w:r>
        <w:lastRenderedPageBreak/>
        <w:t>Thông</w:t>
      </w:r>
      <w:proofErr w:type="spellEnd"/>
      <w:r>
        <w:t xml:space="preserve"> tin </w:t>
      </w:r>
      <w:proofErr w:type="spellStart"/>
      <w:r>
        <w:t>nhóm</w:t>
      </w:r>
      <w:bookmarkEnd w:id="0"/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"/>
      <w:proofErr w:type="spellEnd"/>
    </w:p>
    <w:p w14:paraId="3F113F2F" w14:textId="77777777" w:rsidR="006C1EA5" w:rsidRDefault="00C07DF4">
      <w:proofErr w:type="spellStart"/>
      <w:r>
        <w:t>Mã</w:t>
      </w:r>
      <w:proofErr w:type="spellEnd"/>
      <w:r>
        <w:t xml:space="preserve"> </w:t>
      </w:r>
      <w:proofErr w:type="spellStart"/>
      <w:r>
        <w:t>nhóm</w:t>
      </w:r>
      <w:proofErr w:type="spellEnd"/>
      <w:r>
        <w:t>: 04</w:t>
      </w:r>
    </w:p>
    <w:p w14:paraId="13B1BC4D" w14:textId="77777777" w:rsidR="006C1EA5" w:rsidRDefault="00C07DF4">
      <w:r>
        <w:rPr>
          <w:lang w:val="vi-VN"/>
        </w:rPr>
        <w:t xml:space="preserve">Đề tài 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online</w:t>
      </w:r>
    </w:p>
    <w:p w14:paraId="2491A1BA" w14:textId="77777777" w:rsidR="006C1EA5" w:rsidRDefault="006C1EA5">
      <w:pPr>
        <w:rPr>
          <w:lang w:val="vi-VN"/>
        </w:rPr>
      </w:pPr>
    </w:p>
    <w:p w14:paraId="01F6288D" w14:textId="77777777" w:rsidR="006C1EA5" w:rsidRDefault="00C07DF4">
      <w:proofErr w:type="spellStart"/>
      <w:r>
        <w:t>Nội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nhóm</w:t>
      </w:r>
      <w:proofErr w:type="spellEnd"/>
      <w:r>
        <w:t>:</w:t>
      </w:r>
    </w:p>
    <w:p w14:paraId="5B7E63BE" w14:textId="77777777" w:rsidR="006C1EA5" w:rsidRDefault="00C07DF4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Thời gian họp nhóm: 14h thứ 7 hằng tuần</w:t>
      </w:r>
    </w:p>
    <w:p w14:paraId="1AC5448C" w14:textId="77777777" w:rsidR="006C1EA5" w:rsidRDefault="00C07DF4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Công cụ họp nhóm: Discord (voice chat)</w:t>
      </w:r>
      <w:r>
        <w:t xml:space="preserve"> &amp; Zoom meetings.</w:t>
      </w:r>
    </w:p>
    <w:p w14:paraId="1CE37525" w14:textId="77777777" w:rsidR="006C1EA5" w:rsidRDefault="00C07DF4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Nội quy họp nhóm: </w:t>
      </w:r>
    </w:p>
    <w:p w14:paraId="5D11CE74" w14:textId="77777777" w:rsidR="006C1EA5" w:rsidRDefault="00C07DF4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Tham dự đúng giờ</w:t>
      </w:r>
    </w:p>
    <w:p w14:paraId="0F2A12F5" w14:textId="77777777" w:rsidR="006C1EA5" w:rsidRDefault="00C07DF4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Kỷ luật, năng suất</w:t>
      </w:r>
    </w:p>
    <w:p w14:paraId="5C25FA2C" w14:textId="77777777" w:rsidR="006C1EA5" w:rsidRDefault="00C07DF4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Tôn trọng lẫn nhau</w:t>
      </w:r>
    </w:p>
    <w:p w14:paraId="37FB5A87" w14:textId="77777777" w:rsidR="006C1EA5" w:rsidRDefault="00C07DF4"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>:</w:t>
      </w:r>
    </w:p>
    <w:tbl>
      <w:tblPr>
        <w:tblStyle w:val="TableGrid"/>
        <w:tblpPr w:leftFromText="180" w:rightFromText="180" w:vertAnchor="text" w:horzAnchor="margin" w:tblpXSpec="center" w:tblpY="2"/>
        <w:tblW w:w="0" w:type="auto"/>
        <w:tblLook w:val="04A0" w:firstRow="1" w:lastRow="0" w:firstColumn="1" w:lastColumn="0" w:noHBand="0" w:noVBand="1"/>
      </w:tblPr>
      <w:tblGrid>
        <w:gridCol w:w="654"/>
        <w:gridCol w:w="1368"/>
        <w:gridCol w:w="2690"/>
        <w:gridCol w:w="4026"/>
      </w:tblGrid>
      <w:tr w:rsidR="006C1EA5" w14:paraId="143BE426" w14:textId="77777777">
        <w:trPr>
          <w:trHeight w:val="620"/>
        </w:trPr>
        <w:tc>
          <w:tcPr>
            <w:tcW w:w="0" w:type="auto"/>
            <w:vAlign w:val="center"/>
          </w:tcPr>
          <w:p w14:paraId="40CCC024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STT</w:t>
            </w:r>
          </w:p>
        </w:tc>
        <w:tc>
          <w:tcPr>
            <w:tcW w:w="0" w:type="auto"/>
            <w:vAlign w:val="center"/>
          </w:tcPr>
          <w:p w14:paraId="09F3E96B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MSSV</w:t>
            </w:r>
          </w:p>
        </w:tc>
        <w:tc>
          <w:tcPr>
            <w:tcW w:w="0" w:type="auto"/>
            <w:vAlign w:val="center"/>
          </w:tcPr>
          <w:p w14:paraId="6D4E5428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0" w:type="auto"/>
            <w:vAlign w:val="center"/>
          </w:tcPr>
          <w:p w14:paraId="70FF7BC3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Email</w:t>
            </w:r>
          </w:p>
        </w:tc>
      </w:tr>
      <w:tr w:rsidR="006C1EA5" w14:paraId="6B8F1B6C" w14:textId="77777777">
        <w:trPr>
          <w:trHeight w:val="882"/>
        </w:trPr>
        <w:tc>
          <w:tcPr>
            <w:tcW w:w="0" w:type="auto"/>
            <w:vAlign w:val="center"/>
          </w:tcPr>
          <w:p w14:paraId="58AC4677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14:paraId="64183A11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19127420</w:t>
            </w:r>
          </w:p>
        </w:tc>
        <w:tc>
          <w:tcPr>
            <w:tcW w:w="0" w:type="auto"/>
            <w:vAlign w:val="center"/>
          </w:tcPr>
          <w:p w14:paraId="10787B2A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Huỳnh</w:t>
            </w:r>
            <w:proofErr w:type="spellEnd"/>
            <w:r>
              <w:t xml:space="preserve"> </w:t>
            </w:r>
            <w:proofErr w:type="spellStart"/>
            <w:r>
              <w:t>Bá</w:t>
            </w:r>
            <w:proofErr w:type="spellEnd"/>
            <w:r>
              <w:t xml:space="preserve"> </w:t>
            </w:r>
            <w:proofErr w:type="spellStart"/>
            <w:r>
              <w:t>Huy</w:t>
            </w:r>
            <w:proofErr w:type="spellEnd"/>
          </w:p>
        </w:tc>
        <w:tc>
          <w:tcPr>
            <w:tcW w:w="0" w:type="auto"/>
            <w:vAlign w:val="center"/>
          </w:tcPr>
          <w:p w14:paraId="7919BDB1" w14:textId="77777777" w:rsidR="006C1EA5" w:rsidRDefault="00F904FD">
            <w:pPr>
              <w:pStyle w:val="ListParagraph"/>
              <w:ind w:left="0" w:firstLine="0"/>
              <w:jc w:val="center"/>
            </w:pPr>
            <w:hyperlink r:id="rId15" w:history="1">
              <w:r w:rsidR="00C07DF4">
                <w:rPr>
                  <w:rStyle w:val="Hyperlink"/>
                </w:rPr>
                <w:t>19127420@student.hcmus.edu.vn</w:t>
              </w:r>
            </w:hyperlink>
          </w:p>
        </w:tc>
      </w:tr>
      <w:tr w:rsidR="006C1EA5" w14:paraId="4FA1321E" w14:textId="77777777">
        <w:trPr>
          <w:trHeight w:val="848"/>
        </w:trPr>
        <w:tc>
          <w:tcPr>
            <w:tcW w:w="0" w:type="auto"/>
            <w:vAlign w:val="center"/>
          </w:tcPr>
          <w:p w14:paraId="6C1BDC4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14:paraId="03DE1B69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19127432</w:t>
            </w:r>
          </w:p>
        </w:tc>
        <w:tc>
          <w:tcPr>
            <w:tcW w:w="0" w:type="auto"/>
            <w:vAlign w:val="center"/>
          </w:tcPr>
          <w:p w14:paraId="7ACE449C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Dương</w:t>
            </w:r>
            <w:proofErr w:type="spellEnd"/>
            <w:r>
              <w:t xml:space="preserve"> Lê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Khang</w:t>
            </w:r>
            <w:proofErr w:type="spellEnd"/>
          </w:p>
        </w:tc>
        <w:tc>
          <w:tcPr>
            <w:tcW w:w="0" w:type="auto"/>
            <w:vAlign w:val="center"/>
          </w:tcPr>
          <w:p w14:paraId="562B2116" w14:textId="77777777" w:rsidR="006C1EA5" w:rsidRDefault="00F904FD">
            <w:pPr>
              <w:pStyle w:val="ListParagraph"/>
              <w:ind w:left="0" w:firstLine="0"/>
              <w:jc w:val="center"/>
            </w:pPr>
            <w:hyperlink r:id="rId16" w:history="1">
              <w:r w:rsidR="00C07DF4">
                <w:rPr>
                  <w:rStyle w:val="Hyperlink"/>
                </w:rPr>
                <w:t>19127432@student.hcmus.edu.vn</w:t>
              </w:r>
            </w:hyperlink>
          </w:p>
        </w:tc>
      </w:tr>
      <w:tr w:rsidR="006C1EA5" w14:paraId="4CA75B00" w14:textId="77777777">
        <w:trPr>
          <w:trHeight w:val="848"/>
        </w:trPr>
        <w:tc>
          <w:tcPr>
            <w:tcW w:w="0" w:type="auto"/>
            <w:vAlign w:val="center"/>
          </w:tcPr>
          <w:p w14:paraId="760C7CA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14:paraId="581788CE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19127551</w:t>
            </w:r>
          </w:p>
        </w:tc>
        <w:tc>
          <w:tcPr>
            <w:tcW w:w="0" w:type="auto"/>
            <w:vAlign w:val="center"/>
          </w:tcPr>
          <w:p w14:paraId="19E83B34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Huỳnh</w:t>
            </w:r>
            <w:proofErr w:type="spellEnd"/>
            <w:r>
              <w:t xml:space="preserve"> Thu </w:t>
            </w:r>
            <w:proofErr w:type="spellStart"/>
            <w:r>
              <w:t>Thảo</w:t>
            </w:r>
            <w:proofErr w:type="spellEnd"/>
          </w:p>
        </w:tc>
        <w:tc>
          <w:tcPr>
            <w:tcW w:w="0" w:type="auto"/>
            <w:vAlign w:val="center"/>
          </w:tcPr>
          <w:p w14:paraId="7D33F0BC" w14:textId="77777777" w:rsidR="006C1EA5" w:rsidRDefault="00F904FD">
            <w:pPr>
              <w:pStyle w:val="ListParagraph"/>
              <w:ind w:left="0" w:firstLine="0"/>
              <w:jc w:val="center"/>
            </w:pPr>
            <w:hyperlink r:id="rId17" w:history="1">
              <w:r w:rsidR="00C07DF4">
                <w:rPr>
                  <w:rStyle w:val="Hyperlink"/>
                </w:rPr>
                <w:t>19127551@student.hcmus.edu.vn</w:t>
              </w:r>
            </w:hyperlink>
          </w:p>
        </w:tc>
      </w:tr>
    </w:tbl>
    <w:p w14:paraId="4B5AEED5" w14:textId="77777777" w:rsidR="006C1EA5" w:rsidRDefault="006C1EA5"/>
    <w:p w14:paraId="7A89476E" w14:textId="77777777" w:rsidR="006C1EA5" w:rsidRDefault="00C07DF4">
      <w:r>
        <w:rPr>
          <w:lang w:val="vi-VN"/>
        </w:rPr>
        <w:t>Nội dung đề tài:</w:t>
      </w:r>
    </w:p>
    <w:p w14:paraId="7F862FEF" w14:textId="77777777" w:rsidR="006C1EA5" w:rsidRDefault="00C07DF4">
      <w:pPr>
        <w:ind w:left="927" w:firstLine="360"/>
        <w:rPr>
          <w:lang w:val="en-US"/>
        </w:rPr>
      </w:pPr>
      <w:r>
        <w:rPr>
          <w:lang w:val="vi-VN"/>
        </w:rPr>
        <w:t xml:space="preserve">+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</w:p>
    <w:p w14:paraId="59E9D018" w14:textId="77777777" w:rsidR="006C1EA5" w:rsidRDefault="00C07DF4">
      <w:pPr>
        <w:ind w:left="927" w:firstLine="360"/>
        <w:rPr>
          <w:lang w:val="en-US"/>
        </w:rPr>
      </w:pPr>
      <w:r>
        <w:rPr>
          <w:lang w:val="en-US"/>
        </w:rPr>
        <w:t>+</w:t>
      </w:r>
      <w:r>
        <w:rPr>
          <w:lang w:val="en-US"/>
        </w:rPr>
        <w:tab/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</w:p>
    <w:p w14:paraId="79E114B0" w14:textId="77777777" w:rsidR="006C1EA5" w:rsidRDefault="00C07DF4">
      <w:pPr>
        <w:ind w:left="927" w:firstLine="360"/>
        <w:rPr>
          <w:lang w:val="en-US"/>
        </w:rPr>
      </w:pPr>
      <w:r>
        <w:rPr>
          <w:lang w:val="vi-VN"/>
        </w:rPr>
        <w:t>+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tảng</w:t>
      </w:r>
      <w:proofErr w:type="spellEnd"/>
      <w:r>
        <w:rPr>
          <w:lang w:val="en-US"/>
        </w:rPr>
        <w:t xml:space="preserve"> web.</w:t>
      </w:r>
    </w:p>
    <w:p w14:paraId="4AE39A53" w14:textId="77777777" w:rsidR="006C1EA5" w:rsidRDefault="00C07DF4">
      <w:pPr>
        <w:ind w:left="927" w:firstLine="360"/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</w:p>
    <w:p w14:paraId="18A43BB2" w14:textId="77777777" w:rsidR="006C1EA5" w:rsidRDefault="006C1EA5"/>
    <w:p w14:paraId="6F92D176" w14:textId="77777777" w:rsidR="006C1EA5" w:rsidRDefault="006C1EA5"/>
    <w:p w14:paraId="6E7A85BD" w14:textId="77777777" w:rsidR="006C1EA5" w:rsidRDefault="006C1EA5"/>
    <w:p w14:paraId="6D6996D3" w14:textId="77777777" w:rsidR="006C1EA5" w:rsidRDefault="00C07DF4">
      <w:pPr>
        <w:rPr>
          <w:vertAlign w:val="superscript"/>
        </w:rPr>
      </w:pPr>
      <w:r>
        <w:br w:type="page"/>
      </w:r>
    </w:p>
    <w:p w14:paraId="06CBFD8A" w14:textId="77777777" w:rsidR="006C1EA5" w:rsidRDefault="00C07DF4">
      <w:pPr>
        <w:pStyle w:val="Heading1"/>
      </w:pPr>
      <w:r>
        <w:lastRenderedPageBreak/>
        <w:t xml:space="preserve"> </w:t>
      </w:r>
      <w:bookmarkStart w:id="2" w:name="_Toc88495234"/>
      <w:proofErr w:type="spellStart"/>
      <w:r>
        <w:t>Bảng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(100%/</w:t>
      </w:r>
      <w:proofErr w:type="spellStart"/>
      <w:r>
        <w:t>nhóm</w:t>
      </w:r>
      <w:proofErr w:type="spellEnd"/>
      <w:r>
        <w:t>)</w:t>
      </w:r>
      <w:bookmarkEnd w:id="2"/>
    </w:p>
    <w:tbl>
      <w:tblPr>
        <w:tblStyle w:val="TableGrid"/>
        <w:tblpPr w:leftFromText="180" w:rightFromText="180" w:vertAnchor="text" w:horzAnchor="margin" w:tblpXSpec="center" w:tblpY="148"/>
        <w:tblW w:w="0" w:type="auto"/>
        <w:tblLook w:val="04A0" w:firstRow="1" w:lastRow="0" w:firstColumn="1" w:lastColumn="0" w:noHBand="0" w:noVBand="1"/>
      </w:tblPr>
      <w:tblGrid>
        <w:gridCol w:w="654"/>
        <w:gridCol w:w="1368"/>
        <w:gridCol w:w="2690"/>
        <w:gridCol w:w="2062"/>
        <w:gridCol w:w="1190"/>
      </w:tblGrid>
      <w:tr w:rsidR="006C1EA5" w14:paraId="7F7F4BF9" w14:textId="77777777">
        <w:trPr>
          <w:trHeight w:val="882"/>
        </w:trPr>
        <w:tc>
          <w:tcPr>
            <w:tcW w:w="0" w:type="auto"/>
            <w:vAlign w:val="center"/>
          </w:tcPr>
          <w:p w14:paraId="5ACA455D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STT</w:t>
            </w:r>
          </w:p>
        </w:tc>
        <w:tc>
          <w:tcPr>
            <w:tcW w:w="0" w:type="auto"/>
            <w:vAlign w:val="center"/>
          </w:tcPr>
          <w:p w14:paraId="1CD3DD66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MSSV</w:t>
            </w:r>
          </w:p>
        </w:tc>
        <w:tc>
          <w:tcPr>
            <w:tcW w:w="0" w:type="auto"/>
            <w:vAlign w:val="center"/>
          </w:tcPr>
          <w:p w14:paraId="06E15904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0" w:type="auto"/>
            <w:vAlign w:val="center"/>
          </w:tcPr>
          <w:p w14:paraId="0E20A275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</w:p>
        </w:tc>
        <w:tc>
          <w:tcPr>
            <w:tcW w:w="0" w:type="auto"/>
            <w:vAlign w:val="center"/>
          </w:tcPr>
          <w:p w14:paraId="1505183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vi-VN"/>
              </w:rPr>
            </w:pPr>
            <w:r>
              <w:rPr>
                <w:rFonts w:eastAsiaTheme="minorEastAsia" w:cstheme="minorBidi"/>
                <w:lang w:val="vi-VN"/>
              </w:rPr>
              <w:t>Đánh giá</w:t>
            </w:r>
          </w:p>
        </w:tc>
      </w:tr>
      <w:tr w:rsidR="006C1EA5" w14:paraId="04A75ED8" w14:textId="77777777">
        <w:trPr>
          <w:trHeight w:val="882"/>
        </w:trPr>
        <w:tc>
          <w:tcPr>
            <w:tcW w:w="0" w:type="auto"/>
            <w:vAlign w:val="center"/>
          </w:tcPr>
          <w:p w14:paraId="519286AB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14:paraId="7D4527A8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19127420</w:t>
            </w:r>
          </w:p>
        </w:tc>
        <w:tc>
          <w:tcPr>
            <w:tcW w:w="0" w:type="auto"/>
            <w:vAlign w:val="center"/>
          </w:tcPr>
          <w:p w14:paraId="610F5A8E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Huỳnh</w:t>
            </w:r>
            <w:proofErr w:type="spellEnd"/>
            <w:r>
              <w:t xml:space="preserve"> </w:t>
            </w:r>
            <w:proofErr w:type="spellStart"/>
            <w:r>
              <w:t>Bá</w:t>
            </w:r>
            <w:proofErr w:type="spellEnd"/>
            <w:r>
              <w:t xml:space="preserve"> </w:t>
            </w:r>
            <w:proofErr w:type="spellStart"/>
            <w:r>
              <w:t>Huy</w:t>
            </w:r>
            <w:proofErr w:type="spellEnd"/>
          </w:p>
        </w:tc>
        <w:tc>
          <w:tcPr>
            <w:tcW w:w="0" w:type="auto"/>
            <w:vAlign w:val="center"/>
          </w:tcPr>
          <w:p w14:paraId="2511E39D" w14:textId="77777777" w:rsidR="006C1EA5" w:rsidRDefault="006C1EA5">
            <w:pPr>
              <w:pStyle w:val="ListParagraph"/>
              <w:ind w:left="0" w:firstLine="0"/>
              <w:jc w:val="center"/>
            </w:pPr>
          </w:p>
        </w:tc>
        <w:tc>
          <w:tcPr>
            <w:tcW w:w="0" w:type="auto"/>
          </w:tcPr>
          <w:p w14:paraId="3A55B256" w14:textId="77777777" w:rsidR="006C1EA5" w:rsidRDefault="006C1EA5">
            <w:pPr>
              <w:pStyle w:val="ListParagraph"/>
              <w:ind w:left="0" w:firstLine="0"/>
              <w:jc w:val="center"/>
            </w:pPr>
          </w:p>
        </w:tc>
      </w:tr>
      <w:tr w:rsidR="006C1EA5" w14:paraId="0AEB984F" w14:textId="77777777">
        <w:trPr>
          <w:trHeight w:val="848"/>
        </w:trPr>
        <w:tc>
          <w:tcPr>
            <w:tcW w:w="0" w:type="auto"/>
            <w:vAlign w:val="center"/>
          </w:tcPr>
          <w:p w14:paraId="23EE308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14:paraId="03C87D65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19127432</w:t>
            </w:r>
          </w:p>
        </w:tc>
        <w:tc>
          <w:tcPr>
            <w:tcW w:w="0" w:type="auto"/>
            <w:vAlign w:val="center"/>
          </w:tcPr>
          <w:p w14:paraId="3D7F30B5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Dương</w:t>
            </w:r>
            <w:proofErr w:type="spellEnd"/>
            <w:r>
              <w:t xml:space="preserve"> Lê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Khang</w:t>
            </w:r>
            <w:proofErr w:type="spellEnd"/>
          </w:p>
        </w:tc>
        <w:tc>
          <w:tcPr>
            <w:tcW w:w="0" w:type="auto"/>
            <w:vAlign w:val="center"/>
          </w:tcPr>
          <w:p w14:paraId="537C5F41" w14:textId="77777777" w:rsidR="006C1EA5" w:rsidRDefault="006C1EA5">
            <w:pPr>
              <w:pStyle w:val="ListParagraph"/>
              <w:ind w:left="0" w:firstLine="0"/>
              <w:jc w:val="center"/>
            </w:pPr>
          </w:p>
        </w:tc>
        <w:tc>
          <w:tcPr>
            <w:tcW w:w="0" w:type="auto"/>
          </w:tcPr>
          <w:p w14:paraId="655F0FBC" w14:textId="77777777" w:rsidR="006C1EA5" w:rsidRDefault="006C1EA5">
            <w:pPr>
              <w:pStyle w:val="ListParagraph"/>
              <w:ind w:left="0" w:firstLine="0"/>
              <w:jc w:val="center"/>
            </w:pPr>
          </w:p>
        </w:tc>
      </w:tr>
      <w:tr w:rsidR="006C1EA5" w14:paraId="64258CEA" w14:textId="77777777">
        <w:trPr>
          <w:trHeight w:val="848"/>
        </w:trPr>
        <w:tc>
          <w:tcPr>
            <w:tcW w:w="0" w:type="auto"/>
            <w:vAlign w:val="center"/>
          </w:tcPr>
          <w:p w14:paraId="0B3ECF9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14:paraId="03AE92E0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19127551</w:t>
            </w:r>
          </w:p>
        </w:tc>
        <w:tc>
          <w:tcPr>
            <w:tcW w:w="0" w:type="auto"/>
            <w:vAlign w:val="center"/>
          </w:tcPr>
          <w:p w14:paraId="5B4545A2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Huỳnh</w:t>
            </w:r>
            <w:proofErr w:type="spellEnd"/>
            <w:r>
              <w:t xml:space="preserve"> Thu </w:t>
            </w:r>
            <w:proofErr w:type="spellStart"/>
            <w:r>
              <w:t>Thảo</w:t>
            </w:r>
            <w:proofErr w:type="spellEnd"/>
          </w:p>
        </w:tc>
        <w:tc>
          <w:tcPr>
            <w:tcW w:w="0" w:type="auto"/>
            <w:vAlign w:val="center"/>
          </w:tcPr>
          <w:p w14:paraId="0B8D42C7" w14:textId="77777777" w:rsidR="006C1EA5" w:rsidRDefault="006C1EA5">
            <w:pPr>
              <w:pStyle w:val="ListParagraph"/>
              <w:ind w:left="0" w:firstLine="0"/>
              <w:jc w:val="center"/>
            </w:pPr>
          </w:p>
        </w:tc>
        <w:tc>
          <w:tcPr>
            <w:tcW w:w="0" w:type="auto"/>
          </w:tcPr>
          <w:p w14:paraId="4547877C" w14:textId="77777777" w:rsidR="006C1EA5" w:rsidRDefault="006C1EA5">
            <w:pPr>
              <w:pStyle w:val="ListParagraph"/>
              <w:ind w:left="0" w:firstLine="0"/>
              <w:jc w:val="center"/>
            </w:pPr>
          </w:p>
        </w:tc>
      </w:tr>
    </w:tbl>
    <w:p w14:paraId="0F9BEA4B" w14:textId="77777777" w:rsidR="006C1EA5" w:rsidRDefault="006C1EA5"/>
    <w:p w14:paraId="6B77E755" w14:textId="77777777" w:rsidR="006C1EA5" w:rsidRDefault="006C1EA5"/>
    <w:p w14:paraId="71F28889" w14:textId="77777777" w:rsidR="006C1EA5" w:rsidRDefault="006C1EA5"/>
    <w:p w14:paraId="006CD5E7" w14:textId="77777777" w:rsidR="006C1EA5" w:rsidRDefault="006C1EA5"/>
    <w:p w14:paraId="6A56A235" w14:textId="77777777" w:rsidR="006C1EA5" w:rsidRDefault="006C1EA5"/>
    <w:p w14:paraId="1899BA4D" w14:textId="77777777" w:rsidR="006C1EA5" w:rsidRDefault="006C1EA5"/>
    <w:p w14:paraId="5C8CE241" w14:textId="77777777" w:rsidR="006C1EA5" w:rsidRDefault="006C1EA5"/>
    <w:p w14:paraId="23D0BFFE" w14:textId="77777777" w:rsidR="006C1EA5" w:rsidRDefault="006C1EA5"/>
    <w:p w14:paraId="1A6227BA" w14:textId="77777777" w:rsidR="006C1EA5" w:rsidRDefault="006C1EA5"/>
    <w:p w14:paraId="429AC3BE" w14:textId="77777777" w:rsidR="006C1EA5" w:rsidRDefault="006C1EA5"/>
    <w:p w14:paraId="46541A34" w14:textId="77777777" w:rsidR="006C1EA5" w:rsidRDefault="006C1EA5"/>
    <w:p w14:paraId="237E0FFD" w14:textId="77777777" w:rsidR="006C1EA5" w:rsidRDefault="006C1EA5"/>
    <w:p w14:paraId="3638213F" w14:textId="77777777" w:rsidR="006C1EA5" w:rsidRDefault="006C1EA5"/>
    <w:p w14:paraId="22603A8A" w14:textId="77777777" w:rsidR="006C1EA5" w:rsidRDefault="006C1EA5"/>
    <w:p w14:paraId="60B29300" w14:textId="77777777" w:rsidR="006C1EA5" w:rsidRDefault="006C1EA5"/>
    <w:p w14:paraId="3DBE6328" w14:textId="77777777" w:rsidR="006C1EA5" w:rsidRDefault="006C1EA5"/>
    <w:p w14:paraId="4BEECE8C" w14:textId="77777777" w:rsidR="006C1EA5" w:rsidRDefault="006C1EA5"/>
    <w:p w14:paraId="2376A29C" w14:textId="77777777" w:rsidR="006C1EA5" w:rsidRDefault="006C1EA5"/>
    <w:p w14:paraId="1948F4AB" w14:textId="77777777" w:rsidR="006C1EA5" w:rsidRDefault="006C1EA5"/>
    <w:p w14:paraId="1EDF0E3A" w14:textId="77777777" w:rsidR="006C1EA5" w:rsidRDefault="006C1EA5"/>
    <w:p w14:paraId="6E319332" w14:textId="77777777" w:rsidR="006C1EA5" w:rsidRDefault="006C1EA5"/>
    <w:p w14:paraId="7EE8D3FB" w14:textId="77777777" w:rsidR="006C1EA5" w:rsidRDefault="006C1EA5"/>
    <w:p w14:paraId="451936E6" w14:textId="77777777" w:rsidR="006C1EA5" w:rsidRDefault="006C1EA5"/>
    <w:p w14:paraId="735BF2FD" w14:textId="77777777" w:rsidR="006C1EA5" w:rsidRDefault="006C1EA5"/>
    <w:p w14:paraId="2985C128" w14:textId="77777777" w:rsidR="006C1EA5" w:rsidRDefault="006C1EA5"/>
    <w:p w14:paraId="0B4FEF14" w14:textId="77777777" w:rsidR="006C1EA5" w:rsidRDefault="006C1EA5"/>
    <w:p w14:paraId="14939A0D" w14:textId="77777777" w:rsidR="006C1EA5" w:rsidRDefault="006C1EA5"/>
    <w:p w14:paraId="7D8998A5" w14:textId="77777777" w:rsidR="006C1EA5" w:rsidRDefault="006C1EA5">
      <w:pPr>
        <w:rPr>
          <w:vertAlign w:val="superscript"/>
        </w:rPr>
      </w:pPr>
    </w:p>
    <w:p w14:paraId="22B1ED6D" w14:textId="77777777" w:rsidR="006C1EA5" w:rsidRDefault="00C07DF4">
      <w:r>
        <w:br w:type="page"/>
      </w:r>
    </w:p>
    <w:p w14:paraId="1EEE2F43" w14:textId="77777777" w:rsidR="006C1EA5" w:rsidRDefault="00C07DF4">
      <w:pPr>
        <w:pStyle w:val="Heading1"/>
      </w:pPr>
      <w:bookmarkStart w:id="3" w:name="_Toc88495235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(100%/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  <w:bookmarkEnd w:id="3"/>
    </w:p>
    <w:tbl>
      <w:tblPr>
        <w:tblStyle w:val="TableGrid"/>
        <w:tblpPr w:leftFromText="180" w:rightFromText="180" w:vertAnchor="text" w:horzAnchor="margin" w:tblpXSpec="center" w:tblpY="148"/>
        <w:tblW w:w="0" w:type="auto"/>
        <w:tblLook w:val="04A0" w:firstRow="1" w:lastRow="0" w:firstColumn="1" w:lastColumn="0" w:noHBand="0" w:noVBand="1"/>
      </w:tblPr>
      <w:tblGrid>
        <w:gridCol w:w="654"/>
        <w:gridCol w:w="3118"/>
        <w:gridCol w:w="1977"/>
        <w:gridCol w:w="2616"/>
        <w:gridCol w:w="985"/>
      </w:tblGrid>
      <w:tr w:rsidR="006C1EA5" w14:paraId="22E6E74A" w14:textId="77777777">
        <w:trPr>
          <w:trHeight w:val="882"/>
        </w:trPr>
        <w:tc>
          <w:tcPr>
            <w:tcW w:w="0" w:type="auto"/>
            <w:vAlign w:val="center"/>
          </w:tcPr>
          <w:p w14:paraId="3297EDD0" w14:textId="77777777" w:rsidR="006C1EA5" w:rsidRDefault="00C07DF4">
            <w:pPr>
              <w:pStyle w:val="ListParagraph"/>
              <w:ind w:left="0" w:firstLine="0"/>
              <w:jc w:val="center"/>
            </w:pPr>
            <w:bookmarkStart w:id="4" w:name="_Toc70231261"/>
            <w:r>
              <w:t>STT</w:t>
            </w:r>
          </w:p>
        </w:tc>
        <w:tc>
          <w:tcPr>
            <w:tcW w:w="0" w:type="auto"/>
            <w:vAlign w:val="center"/>
          </w:tcPr>
          <w:p w14:paraId="098B218D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0" w:type="auto"/>
            <w:vAlign w:val="center"/>
          </w:tcPr>
          <w:p w14:paraId="3992E1A9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2616" w:type="dxa"/>
            <w:vAlign w:val="center"/>
          </w:tcPr>
          <w:p w14:paraId="52E7D627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trăm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  <w:tc>
          <w:tcPr>
            <w:tcW w:w="985" w:type="dxa"/>
            <w:vAlign w:val="center"/>
          </w:tcPr>
          <w:p w14:paraId="230F742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vi-VN"/>
              </w:rPr>
            </w:pPr>
            <w:r>
              <w:rPr>
                <w:rFonts w:eastAsiaTheme="minorEastAsia" w:cstheme="minorBidi"/>
                <w:lang w:val="vi-VN"/>
              </w:rPr>
              <w:t>Đánh giá</w:t>
            </w:r>
          </w:p>
        </w:tc>
      </w:tr>
      <w:tr w:rsidR="006C1EA5" w14:paraId="6BE9448F" w14:textId="77777777">
        <w:trPr>
          <w:trHeight w:val="882"/>
        </w:trPr>
        <w:tc>
          <w:tcPr>
            <w:tcW w:w="0" w:type="auto"/>
            <w:vMerge w:val="restart"/>
            <w:vAlign w:val="center"/>
          </w:tcPr>
          <w:p w14:paraId="0F43B86F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</w:t>
            </w:r>
          </w:p>
          <w:p w14:paraId="340736CB" w14:textId="77777777" w:rsidR="006C1EA5" w:rsidRDefault="006C1EA5">
            <w:pPr>
              <w:spacing w:line="240" w:lineRule="auto"/>
              <w:rPr>
                <w:rFonts w:eastAsiaTheme="minorEastAsia" w:cstheme="minorBidi"/>
                <w:lang w:val="vi-VN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13CDD3A1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0" w:type="auto"/>
            <w:vAlign w:val="center"/>
          </w:tcPr>
          <w:p w14:paraId="5A3C7EB6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Huỳnh</w:t>
            </w:r>
            <w:proofErr w:type="spellEnd"/>
            <w:r>
              <w:t xml:space="preserve"> </w:t>
            </w:r>
            <w:proofErr w:type="spellStart"/>
            <w:r>
              <w:t>Bá</w:t>
            </w:r>
            <w:proofErr w:type="spellEnd"/>
            <w:r>
              <w:t xml:space="preserve"> </w:t>
            </w:r>
            <w:proofErr w:type="spellStart"/>
            <w:r>
              <w:t>Huy</w:t>
            </w:r>
            <w:proofErr w:type="spellEnd"/>
          </w:p>
        </w:tc>
        <w:tc>
          <w:tcPr>
            <w:tcW w:w="2616" w:type="dxa"/>
            <w:vAlign w:val="center"/>
          </w:tcPr>
          <w:p w14:paraId="5DD5E0EF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100%</w:t>
            </w:r>
          </w:p>
        </w:tc>
        <w:tc>
          <w:tcPr>
            <w:tcW w:w="985" w:type="dxa"/>
            <w:vAlign w:val="center"/>
          </w:tcPr>
          <w:p w14:paraId="71232257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Tốt</w:t>
            </w:r>
            <w:proofErr w:type="spellEnd"/>
          </w:p>
        </w:tc>
      </w:tr>
      <w:tr w:rsidR="006C1EA5" w14:paraId="432DA470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6EF823F3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408800D0" w14:textId="77777777" w:rsidR="006C1EA5" w:rsidRDefault="006C1EA5">
            <w:pPr>
              <w:pStyle w:val="ListParagraph"/>
              <w:ind w:left="0"/>
              <w:jc w:val="center"/>
            </w:pPr>
          </w:p>
        </w:tc>
        <w:tc>
          <w:tcPr>
            <w:tcW w:w="0" w:type="auto"/>
            <w:vAlign w:val="center"/>
          </w:tcPr>
          <w:p w14:paraId="3C93F5D1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Dương</w:t>
            </w:r>
            <w:proofErr w:type="spellEnd"/>
            <w:r>
              <w:t xml:space="preserve"> Lê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Khang</w:t>
            </w:r>
            <w:proofErr w:type="spellEnd"/>
          </w:p>
        </w:tc>
        <w:tc>
          <w:tcPr>
            <w:tcW w:w="2616" w:type="dxa"/>
            <w:vAlign w:val="center"/>
          </w:tcPr>
          <w:p w14:paraId="134A2CFE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100%</w:t>
            </w:r>
          </w:p>
        </w:tc>
        <w:tc>
          <w:tcPr>
            <w:tcW w:w="985" w:type="dxa"/>
            <w:vAlign w:val="center"/>
          </w:tcPr>
          <w:p w14:paraId="1FACCC7D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Tốt</w:t>
            </w:r>
            <w:proofErr w:type="spellEnd"/>
          </w:p>
        </w:tc>
      </w:tr>
      <w:tr w:rsidR="006C1EA5" w14:paraId="3AB0FD16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490A2C09" w14:textId="77777777" w:rsidR="006C1EA5" w:rsidRDefault="006C1EA5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26483CD3" w14:textId="77777777" w:rsidR="006C1EA5" w:rsidRDefault="006C1EA5">
            <w:pPr>
              <w:pStyle w:val="ListParagraph"/>
              <w:ind w:left="0" w:firstLine="0"/>
              <w:jc w:val="center"/>
            </w:pPr>
          </w:p>
        </w:tc>
        <w:tc>
          <w:tcPr>
            <w:tcW w:w="0" w:type="auto"/>
            <w:vAlign w:val="center"/>
          </w:tcPr>
          <w:p w14:paraId="3C521F2D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Huỳnh</w:t>
            </w:r>
            <w:proofErr w:type="spellEnd"/>
            <w:r>
              <w:t xml:space="preserve"> Thu </w:t>
            </w:r>
            <w:proofErr w:type="spellStart"/>
            <w:r>
              <w:t>Thảo</w:t>
            </w:r>
            <w:proofErr w:type="spellEnd"/>
          </w:p>
        </w:tc>
        <w:tc>
          <w:tcPr>
            <w:tcW w:w="2616" w:type="dxa"/>
            <w:vAlign w:val="center"/>
          </w:tcPr>
          <w:p w14:paraId="3582E7DA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100%</w:t>
            </w:r>
          </w:p>
        </w:tc>
        <w:tc>
          <w:tcPr>
            <w:tcW w:w="985" w:type="dxa"/>
            <w:vAlign w:val="center"/>
          </w:tcPr>
          <w:p w14:paraId="7A055C40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Tốt</w:t>
            </w:r>
            <w:proofErr w:type="spellEnd"/>
          </w:p>
        </w:tc>
      </w:tr>
      <w:tr w:rsidR="006C1EA5" w14:paraId="28175742" w14:textId="77777777">
        <w:trPr>
          <w:trHeight w:val="848"/>
        </w:trPr>
        <w:tc>
          <w:tcPr>
            <w:tcW w:w="0" w:type="auto"/>
            <w:vMerge w:val="restart"/>
            <w:vAlign w:val="center"/>
          </w:tcPr>
          <w:p w14:paraId="32E9F5F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2</w:t>
            </w:r>
          </w:p>
        </w:tc>
        <w:tc>
          <w:tcPr>
            <w:tcW w:w="0" w:type="auto"/>
            <w:vMerge w:val="restart"/>
            <w:vAlign w:val="center"/>
          </w:tcPr>
          <w:p w14:paraId="548D7DFC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0" w:type="auto"/>
            <w:vAlign w:val="center"/>
          </w:tcPr>
          <w:p w14:paraId="53271F69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Huỳnh</w:t>
            </w:r>
            <w:proofErr w:type="spellEnd"/>
            <w:r>
              <w:t xml:space="preserve"> </w:t>
            </w:r>
            <w:proofErr w:type="spellStart"/>
            <w:r>
              <w:t>Bá</w:t>
            </w:r>
            <w:proofErr w:type="spellEnd"/>
            <w:r>
              <w:t xml:space="preserve"> </w:t>
            </w:r>
            <w:proofErr w:type="spellStart"/>
            <w:r>
              <w:t>Huy</w:t>
            </w:r>
            <w:proofErr w:type="spellEnd"/>
          </w:p>
        </w:tc>
        <w:tc>
          <w:tcPr>
            <w:tcW w:w="2616" w:type="dxa"/>
            <w:vAlign w:val="center"/>
          </w:tcPr>
          <w:p w14:paraId="1EECEA72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100%</w:t>
            </w:r>
          </w:p>
        </w:tc>
        <w:tc>
          <w:tcPr>
            <w:tcW w:w="985" w:type="dxa"/>
            <w:vAlign w:val="center"/>
          </w:tcPr>
          <w:p w14:paraId="01EACF17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Tốt</w:t>
            </w:r>
            <w:proofErr w:type="spellEnd"/>
          </w:p>
        </w:tc>
      </w:tr>
      <w:tr w:rsidR="006C1EA5" w14:paraId="27AC1C04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227B57C5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70E2F469" w14:textId="77777777" w:rsidR="006C1EA5" w:rsidRDefault="006C1EA5">
            <w:pPr>
              <w:pStyle w:val="ListParagraph"/>
              <w:ind w:left="0" w:firstLine="0"/>
              <w:jc w:val="center"/>
            </w:pPr>
          </w:p>
        </w:tc>
        <w:tc>
          <w:tcPr>
            <w:tcW w:w="0" w:type="auto"/>
            <w:vAlign w:val="center"/>
          </w:tcPr>
          <w:p w14:paraId="4DC743CC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Dương</w:t>
            </w:r>
            <w:proofErr w:type="spellEnd"/>
            <w:r>
              <w:t xml:space="preserve"> Lê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Khang</w:t>
            </w:r>
            <w:proofErr w:type="spellEnd"/>
          </w:p>
        </w:tc>
        <w:tc>
          <w:tcPr>
            <w:tcW w:w="2616" w:type="dxa"/>
            <w:vAlign w:val="center"/>
          </w:tcPr>
          <w:p w14:paraId="7080D96D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100%</w:t>
            </w:r>
          </w:p>
        </w:tc>
        <w:tc>
          <w:tcPr>
            <w:tcW w:w="985" w:type="dxa"/>
            <w:vAlign w:val="center"/>
          </w:tcPr>
          <w:p w14:paraId="1A220F27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Tốt</w:t>
            </w:r>
            <w:proofErr w:type="spellEnd"/>
          </w:p>
        </w:tc>
      </w:tr>
      <w:tr w:rsidR="006C1EA5" w14:paraId="0A04330F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10BB9EEC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08CC7291" w14:textId="77777777" w:rsidR="006C1EA5" w:rsidRDefault="006C1EA5">
            <w:pPr>
              <w:pStyle w:val="ListParagraph"/>
              <w:ind w:left="0" w:firstLine="0"/>
              <w:jc w:val="center"/>
            </w:pPr>
          </w:p>
        </w:tc>
        <w:tc>
          <w:tcPr>
            <w:tcW w:w="0" w:type="auto"/>
            <w:vAlign w:val="center"/>
          </w:tcPr>
          <w:p w14:paraId="2653EC4F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Huỳnh</w:t>
            </w:r>
            <w:proofErr w:type="spellEnd"/>
            <w:r>
              <w:t xml:space="preserve"> Thu </w:t>
            </w:r>
            <w:proofErr w:type="spellStart"/>
            <w:r>
              <w:t>Thảo</w:t>
            </w:r>
            <w:proofErr w:type="spellEnd"/>
          </w:p>
        </w:tc>
        <w:tc>
          <w:tcPr>
            <w:tcW w:w="2616" w:type="dxa"/>
            <w:vAlign w:val="center"/>
          </w:tcPr>
          <w:p w14:paraId="7C9D5F0C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100%</w:t>
            </w:r>
          </w:p>
        </w:tc>
        <w:tc>
          <w:tcPr>
            <w:tcW w:w="985" w:type="dxa"/>
            <w:vAlign w:val="center"/>
          </w:tcPr>
          <w:p w14:paraId="3C545315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Tốt</w:t>
            </w:r>
            <w:proofErr w:type="spellEnd"/>
          </w:p>
        </w:tc>
      </w:tr>
      <w:tr w:rsidR="006C1EA5" w14:paraId="677263E9" w14:textId="77777777">
        <w:trPr>
          <w:trHeight w:val="848"/>
        </w:trPr>
        <w:tc>
          <w:tcPr>
            <w:tcW w:w="0" w:type="auto"/>
            <w:vMerge w:val="restart"/>
            <w:vAlign w:val="center"/>
          </w:tcPr>
          <w:p w14:paraId="5E27858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3</w:t>
            </w:r>
          </w:p>
        </w:tc>
        <w:tc>
          <w:tcPr>
            <w:tcW w:w="0" w:type="auto"/>
            <w:vMerge w:val="restart"/>
            <w:vAlign w:val="center"/>
          </w:tcPr>
          <w:p w14:paraId="2D3AD6BA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0" w:type="auto"/>
            <w:vAlign w:val="center"/>
          </w:tcPr>
          <w:p w14:paraId="454C5E02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Huỳnh</w:t>
            </w:r>
            <w:proofErr w:type="spellEnd"/>
            <w:r>
              <w:t xml:space="preserve"> </w:t>
            </w:r>
            <w:proofErr w:type="spellStart"/>
            <w:r>
              <w:t>Bá</w:t>
            </w:r>
            <w:proofErr w:type="spellEnd"/>
            <w:r>
              <w:t xml:space="preserve"> </w:t>
            </w:r>
            <w:proofErr w:type="spellStart"/>
            <w:r>
              <w:t>Huy</w:t>
            </w:r>
            <w:proofErr w:type="spellEnd"/>
          </w:p>
        </w:tc>
        <w:tc>
          <w:tcPr>
            <w:tcW w:w="2616" w:type="dxa"/>
            <w:vAlign w:val="center"/>
          </w:tcPr>
          <w:p w14:paraId="1DBF54A9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100%</w:t>
            </w:r>
          </w:p>
        </w:tc>
        <w:tc>
          <w:tcPr>
            <w:tcW w:w="985" w:type="dxa"/>
          </w:tcPr>
          <w:p w14:paraId="501F9A61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Tốt</w:t>
            </w:r>
            <w:proofErr w:type="spellEnd"/>
          </w:p>
        </w:tc>
      </w:tr>
      <w:tr w:rsidR="006C1EA5" w14:paraId="008E35C9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2A6FD855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1FCB03EE" w14:textId="77777777" w:rsidR="006C1EA5" w:rsidRDefault="006C1EA5">
            <w:pPr>
              <w:pStyle w:val="ListParagraph"/>
              <w:ind w:left="0" w:firstLine="0"/>
              <w:jc w:val="center"/>
            </w:pPr>
          </w:p>
        </w:tc>
        <w:tc>
          <w:tcPr>
            <w:tcW w:w="0" w:type="auto"/>
            <w:vAlign w:val="center"/>
          </w:tcPr>
          <w:p w14:paraId="4A628D23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Dương</w:t>
            </w:r>
            <w:proofErr w:type="spellEnd"/>
            <w:r>
              <w:t xml:space="preserve"> Lê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Khang</w:t>
            </w:r>
            <w:proofErr w:type="spellEnd"/>
          </w:p>
        </w:tc>
        <w:tc>
          <w:tcPr>
            <w:tcW w:w="2616" w:type="dxa"/>
            <w:vAlign w:val="center"/>
          </w:tcPr>
          <w:p w14:paraId="41CD6316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100%</w:t>
            </w:r>
          </w:p>
        </w:tc>
        <w:tc>
          <w:tcPr>
            <w:tcW w:w="985" w:type="dxa"/>
          </w:tcPr>
          <w:p w14:paraId="7F5F27FE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Tốt</w:t>
            </w:r>
            <w:proofErr w:type="spellEnd"/>
          </w:p>
        </w:tc>
      </w:tr>
      <w:tr w:rsidR="006C1EA5" w14:paraId="1F451D5A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6AB212E5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4C8BC1D8" w14:textId="77777777" w:rsidR="006C1EA5" w:rsidRDefault="006C1EA5">
            <w:pPr>
              <w:pStyle w:val="ListParagraph"/>
              <w:ind w:left="0" w:firstLine="0"/>
              <w:jc w:val="center"/>
            </w:pPr>
          </w:p>
        </w:tc>
        <w:tc>
          <w:tcPr>
            <w:tcW w:w="0" w:type="auto"/>
            <w:vAlign w:val="center"/>
          </w:tcPr>
          <w:p w14:paraId="28985AEE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Huỳnh</w:t>
            </w:r>
            <w:proofErr w:type="spellEnd"/>
            <w:r>
              <w:t xml:space="preserve"> Thu </w:t>
            </w:r>
            <w:proofErr w:type="spellStart"/>
            <w:r>
              <w:t>Thảo</w:t>
            </w:r>
            <w:proofErr w:type="spellEnd"/>
          </w:p>
        </w:tc>
        <w:tc>
          <w:tcPr>
            <w:tcW w:w="2616" w:type="dxa"/>
            <w:vAlign w:val="center"/>
          </w:tcPr>
          <w:p w14:paraId="77E51FAB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100%</w:t>
            </w:r>
          </w:p>
        </w:tc>
        <w:tc>
          <w:tcPr>
            <w:tcW w:w="985" w:type="dxa"/>
          </w:tcPr>
          <w:p w14:paraId="2BFCE0B4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Tốt</w:t>
            </w:r>
            <w:proofErr w:type="spellEnd"/>
          </w:p>
        </w:tc>
      </w:tr>
      <w:tr w:rsidR="006C1EA5" w14:paraId="3130CC0F" w14:textId="77777777">
        <w:trPr>
          <w:trHeight w:val="848"/>
        </w:trPr>
        <w:tc>
          <w:tcPr>
            <w:tcW w:w="0" w:type="auto"/>
            <w:vMerge w:val="restart"/>
            <w:vAlign w:val="center"/>
          </w:tcPr>
          <w:p w14:paraId="3983D5DF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3</w:t>
            </w:r>
          </w:p>
        </w:tc>
        <w:tc>
          <w:tcPr>
            <w:tcW w:w="0" w:type="auto"/>
            <w:vMerge w:val="restart"/>
            <w:vAlign w:val="center"/>
          </w:tcPr>
          <w:p w14:paraId="11B08D21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huống</w:t>
            </w:r>
            <w:proofErr w:type="spellEnd"/>
            <w:r>
              <w:t xml:space="preserve"> </w:t>
            </w:r>
            <w:proofErr w:type="spellStart"/>
            <w:r>
              <w:t>tranh</w:t>
            </w:r>
            <w:proofErr w:type="spellEnd"/>
            <w:r>
              <w:t xml:space="preserve"> </w:t>
            </w:r>
            <w:proofErr w:type="spellStart"/>
            <w:r>
              <w:t>chấp</w:t>
            </w:r>
            <w:proofErr w:type="spellEnd"/>
          </w:p>
        </w:tc>
        <w:tc>
          <w:tcPr>
            <w:tcW w:w="0" w:type="auto"/>
            <w:vAlign w:val="center"/>
          </w:tcPr>
          <w:p w14:paraId="3D22D88C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Huỳnh</w:t>
            </w:r>
            <w:proofErr w:type="spellEnd"/>
            <w:r>
              <w:t xml:space="preserve"> </w:t>
            </w:r>
            <w:proofErr w:type="spellStart"/>
            <w:r>
              <w:t>Bá</w:t>
            </w:r>
            <w:proofErr w:type="spellEnd"/>
            <w:r>
              <w:t xml:space="preserve"> </w:t>
            </w:r>
            <w:proofErr w:type="spellStart"/>
            <w:r>
              <w:t>Huy</w:t>
            </w:r>
            <w:proofErr w:type="spellEnd"/>
          </w:p>
        </w:tc>
        <w:tc>
          <w:tcPr>
            <w:tcW w:w="2616" w:type="dxa"/>
            <w:vAlign w:val="center"/>
          </w:tcPr>
          <w:p w14:paraId="7CDA371E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100%</w:t>
            </w:r>
          </w:p>
        </w:tc>
        <w:tc>
          <w:tcPr>
            <w:tcW w:w="985" w:type="dxa"/>
          </w:tcPr>
          <w:p w14:paraId="5A8165F2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Tốt</w:t>
            </w:r>
            <w:proofErr w:type="spellEnd"/>
          </w:p>
        </w:tc>
      </w:tr>
      <w:tr w:rsidR="006C1EA5" w14:paraId="0C607BD5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38111871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02E37B59" w14:textId="77777777" w:rsidR="006C1EA5" w:rsidRDefault="006C1EA5">
            <w:pPr>
              <w:pStyle w:val="ListParagraph"/>
              <w:ind w:left="0" w:firstLine="0"/>
              <w:jc w:val="center"/>
            </w:pPr>
          </w:p>
        </w:tc>
        <w:tc>
          <w:tcPr>
            <w:tcW w:w="0" w:type="auto"/>
            <w:vAlign w:val="center"/>
          </w:tcPr>
          <w:p w14:paraId="6BFFC611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Dương</w:t>
            </w:r>
            <w:proofErr w:type="spellEnd"/>
            <w:r>
              <w:t xml:space="preserve"> Lê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Khang</w:t>
            </w:r>
            <w:proofErr w:type="spellEnd"/>
          </w:p>
        </w:tc>
        <w:tc>
          <w:tcPr>
            <w:tcW w:w="2616" w:type="dxa"/>
            <w:vAlign w:val="center"/>
          </w:tcPr>
          <w:p w14:paraId="4E5E77FB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100%</w:t>
            </w:r>
          </w:p>
        </w:tc>
        <w:tc>
          <w:tcPr>
            <w:tcW w:w="985" w:type="dxa"/>
          </w:tcPr>
          <w:p w14:paraId="192DC80E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Tốt</w:t>
            </w:r>
            <w:proofErr w:type="spellEnd"/>
          </w:p>
        </w:tc>
      </w:tr>
      <w:tr w:rsidR="006C1EA5" w14:paraId="3838F0B3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6C7B5D70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53BC8154" w14:textId="77777777" w:rsidR="006C1EA5" w:rsidRDefault="006C1EA5">
            <w:pPr>
              <w:pStyle w:val="ListParagraph"/>
              <w:ind w:left="0" w:firstLine="0"/>
              <w:jc w:val="center"/>
            </w:pPr>
          </w:p>
        </w:tc>
        <w:tc>
          <w:tcPr>
            <w:tcW w:w="0" w:type="auto"/>
            <w:vAlign w:val="center"/>
          </w:tcPr>
          <w:p w14:paraId="01BA663C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Huỳnh</w:t>
            </w:r>
            <w:proofErr w:type="spellEnd"/>
            <w:r>
              <w:t xml:space="preserve"> Thu </w:t>
            </w:r>
            <w:proofErr w:type="spellStart"/>
            <w:r>
              <w:t>Thảo</w:t>
            </w:r>
            <w:proofErr w:type="spellEnd"/>
          </w:p>
        </w:tc>
        <w:tc>
          <w:tcPr>
            <w:tcW w:w="2616" w:type="dxa"/>
            <w:vAlign w:val="center"/>
          </w:tcPr>
          <w:p w14:paraId="66F0C2CB" w14:textId="77777777" w:rsidR="006C1EA5" w:rsidRDefault="00C07DF4">
            <w:pPr>
              <w:pStyle w:val="ListParagraph"/>
              <w:ind w:left="0" w:firstLine="0"/>
              <w:jc w:val="center"/>
            </w:pPr>
            <w:r>
              <w:t>100%</w:t>
            </w:r>
          </w:p>
        </w:tc>
        <w:tc>
          <w:tcPr>
            <w:tcW w:w="985" w:type="dxa"/>
          </w:tcPr>
          <w:p w14:paraId="3D6DCC07" w14:textId="77777777" w:rsidR="006C1EA5" w:rsidRDefault="00C07DF4">
            <w:pPr>
              <w:pStyle w:val="ListParagraph"/>
              <w:ind w:left="0" w:firstLine="0"/>
              <w:jc w:val="center"/>
            </w:pPr>
            <w:proofErr w:type="spellStart"/>
            <w:r>
              <w:t>Tốt</w:t>
            </w:r>
            <w:proofErr w:type="spellEnd"/>
          </w:p>
        </w:tc>
      </w:tr>
    </w:tbl>
    <w:p w14:paraId="7B76D9CA" w14:textId="77777777" w:rsidR="006C1EA5" w:rsidRDefault="00C07DF4">
      <w:pPr>
        <w:rPr>
          <w:vertAlign w:val="superscript"/>
        </w:rPr>
      </w:pPr>
      <w:r>
        <w:br w:type="page"/>
      </w:r>
    </w:p>
    <w:p w14:paraId="198E27A0" w14:textId="77777777" w:rsidR="006C1EA5" w:rsidRDefault="00C07DF4">
      <w:pPr>
        <w:pStyle w:val="Heading1"/>
      </w:pPr>
      <w:bookmarkStart w:id="5" w:name="_Toc88495236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4"/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tuần</w:t>
      </w:r>
      <w:bookmarkEnd w:id="5"/>
      <w:proofErr w:type="spellEnd"/>
      <w: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653"/>
        <w:gridCol w:w="1981"/>
        <w:gridCol w:w="2813"/>
        <w:gridCol w:w="2249"/>
      </w:tblGrid>
      <w:tr w:rsidR="006C1EA5" w14:paraId="68C21E6A" w14:textId="77777777">
        <w:trPr>
          <w:trHeight w:val="782"/>
          <w:jc w:val="center"/>
        </w:trPr>
        <w:tc>
          <w:tcPr>
            <w:tcW w:w="0" w:type="auto"/>
            <w:vAlign w:val="center"/>
          </w:tcPr>
          <w:p w14:paraId="7D92E7B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vi-VN"/>
              </w:rPr>
            </w:pPr>
            <w:r>
              <w:rPr>
                <w:rFonts w:eastAsiaTheme="minorEastAsia" w:cstheme="minorBidi"/>
                <w:lang w:val="vi-VN"/>
              </w:rPr>
              <w:t>STT</w:t>
            </w:r>
          </w:p>
        </w:tc>
        <w:tc>
          <w:tcPr>
            <w:tcW w:w="0" w:type="auto"/>
            <w:vAlign w:val="center"/>
          </w:tcPr>
          <w:p w14:paraId="07D1037F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Thời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gian</w:t>
            </w:r>
            <w:proofErr w:type="spellEnd"/>
          </w:p>
        </w:tc>
        <w:tc>
          <w:tcPr>
            <w:tcW w:w="0" w:type="auto"/>
            <w:vAlign w:val="center"/>
          </w:tcPr>
          <w:p w14:paraId="787FDDB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vi-VN"/>
              </w:rPr>
            </w:pPr>
            <w:r>
              <w:rPr>
                <w:rFonts w:eastAsiaTheme="minorEastAsia" w:cstheme="minorBidi"/>
                <w:lang w:val="vi-VN"/>
              </w:rPr>
              <w:t>Công việc của Huy</w:t>
            </w:r>
          </w:p>
        </w:tc>
        <w:tc>
          <w:tcPr>
            <w:tcW w:w="0" w:type="auto"/>
            <w:vAlign w:val="center"/>
          </w:tcPr>
          <w:p w14:paraId="5C690F9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vi-VN"/>
              </w:rPr>
              <w:t xml:space="preserve">Công việc của </w:t>
            </w:r>
            <w:proofErr w:type="spellStart"/>
            <w:r>
              <w:rPr>
                <w:rFonts w:eastAsiaTheme="minorEastAsia" w:cstheme="minorBidi"/>
                <w:lang w:val="en-US"/>
              </w:rPr>
              <w:t>Khang</w:t>
            </w:r>
            <w:proofErr w:type="spellEnd"/>
          </w:p>
        </w:tc>
        <w:tc>
          <w:tcPr>
            <w:tcW w:w="0" w:type="auto"/>
            <w:vAlign w:val="center"/>
          </w:tcPr>
          <w:p w14:paraId="45870B1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vi-VN"/>
              </w:rPr>
              <w:t xml:space="preserve">Công việc của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Thảo</w:t>
            </w:r>
            <w:proofErr w:type="spellEnd"/>
          </w:p>
        </w:tc>
      </w:tr>
      <w:tr w:rsidR="006C1EA5" w14:paraId="2784DC69" w14:textId="77777777">
        <w:trPr>
          <w:trHeight w:val="3185"/>
          <w:jc w:val="center"/>
        </w:trPr>
        <w:tc>
          <w:tcPr>
            <w:tcW w:w="0" w:type="auto"/>
          </w:tcPr>
          <w:p w14:paraId="7A15C24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vi-VN"/>
              </w:rPr>
            </w:pPr>
            <w:r>
              <w:rPr>
                <w:rFonts w:eastAsiaTheme="minorEastAsia" w:cstheme="minorBidi"/>
                <w:lang w:val="vi-VN"/>
              </w:rPr>
              <w:t>1</w:t>
            </w:r>
          </w:p>
        </w:tc>
        <w:tc>
          <w:tcPr>
            <w:tcW w:w="0" w:type="auto"/>
          </w:tcPr>
          <w:p w14:paraId="2FCA8AE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24/10/2021 </w:t>
            </w:r>
          </w:p>
          <w:p w14:paraId="083FEF2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– </w:t>
            </w:r>
          </w:p>
          <w:p w14:paraId="17C765B8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28/10/2021</w:t>
            </w:r>
          </w:p>
        </w:tc>
        <w:tc>
          <w:tcPr>
            <w:tcW w:w="0" w:type="auto"/>
          </w:tcPr>
          <w:p w14:paraId="57960B8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Tham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cấu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trúc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</w:p>
          <w:p w14:paraId="3245F38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scripts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bảng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</w:p>
          <w:p w14:paraId="409CF4B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cáo</w:t>
            </w:r>
            <w:proofErr w:type="spellEnd"/>
          </w:p>
          <w:p w14:paraId="6065B6F2" w14:textId="77777777" w:rsidR="006C1EA5" w:rsidRDefault="006C1EA5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0" w:type="auto"/>
          </w:tcPr>
          <w:p w14:paraId="39285C4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Tham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cấu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trúc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</w:p>
          <w:p w14:paraId="5C68B4A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scripts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bảng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  <w:tc>
          <w:tcPr>
            <w:tcW w:w="0" w:type="auto"/>
          </w:tcPr>
          <w:p w14:paraId="37E778F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Tham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cấu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trúc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</w:p>
          <w:p w14:paraId="4618265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scripts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bảng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</w:p>
        </w:tc>
      </w:tr>
      <w:tr w:rsidR="006C1EA5" w14:paraId="77625E76" w14:textId="77777777">
        <w:trPr>
          <w:trHeight w:val="3185"/>
          <w:jc w:val="center"/>
        </w:trPr>
        <w:tc>
          <w:tcPr>
            <w:tcW w:w="0" w:type="auto"/>
          </w:tcPr>
          <w:p w14:paraId="2F08701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2</w:t>
            </w:r>
          </w:p>
        </w:tc>
        <w:tc>
          <w:tcPr>
            <w:tcW w:w="0" w:type="auto"/>
          </w:tcPr>
          <w:p w14:paraId="71C0712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28/10/2021 </w:t>
            </w:r>
          </w:p>
          <w:p w14:paraId="7EC0CBD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– 02/11/2021</w:t>
            </w:r>
          </w:p>
        </w:tc>
        <w:tc>
          <w:tcPr>
            <w:tcW w:w="0" w:type="auto"/>
          </w:tcPr>
          <w:p w14:paraId="4559C53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Tham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quyền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</w:p>
          <w:p w14:paraId="1FEF801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scripts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quyền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bảng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  <w:r>
              <w:rPr>
                <w:rFonts w:eastAsiaTheme="minorEastAsia" w:cstheme="minorBidi"/>
                <w:lang w:val="en-US"/>
              </w:rPr>
              <w:t>.</w:t>
            </w:r>
          </w:p>
          <w:p w14:paraId="4210985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cáo</w:t>
            </w:r>
            <w:proofErr w:type="spellEnd"/>
          </w:p>
        </w:tc>
        <w:tc>
          <w:tcPr>
            <w:tcW w:w="0" w:type="auto"/>
          </w:tcPr>
          <w:p w14:paraId="11B01F3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Tham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quyền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</w:p>
          <w:p w14:paraId="2CAB296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scripts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quyền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bảng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</w:t>
            </w:r>
          </w:p>
        </w:tc>
        <w:tc>
          <w:tcPr>
            <w:tcW w:w="0" w:type="auto"/>
          </w:tcPr>
          <w:p w14:paraId="3D5FF76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Tham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quyền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</w:p>
          <w:p w14:paraId="25A34A5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scripts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quyền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bảng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  <w:p w14:paraId="0466D0BC" w14:textId="77777777" w:rsidR="006C1EA5" w:rsidRDefault="006C1EA5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</w:p>
        </w:tc>
      </w:tr>
      <w:tr w:rsidR="006C1EA5" w14:paraId="2FCCD3CD" w14:textId="77777777">
        <w:trPr>
          <w:trHeight w:val="3185"/>
          <w:jc w:val="center"/>
        </w:trPr>
        <w:tc>
          <w:tcPr>
            <w:tcW w:w="0" w:type="auto"/>
          </w:tcPr>
          <w:p w14:paraId="13CECE7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3</w:t>
            </w:r>
          </w:p>
        </w:tc>
        <w:tc>
          <w:tcPr>
            <w:tcW w:w="0" w:type="auto"/>
          </w:tcPr>
          <w:p w14:paraId="7FD3F0A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09/11/2021</w:t>
            </w:r>
          </w:p>
          <w:p w14:paraId="00C49B8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 – 22/11/2021</w:t>
            </w:r>
          </w:p>
        </w:tc>
        <w:tc>
          <w:tcPr>
            <w:tcW w:w="0" w:type="auto"/>
          </w:tcPr>
          <w:p w14:paraId="118E4D2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Tham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tích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yêu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cầu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</w:p>
          <w:p w14:paraId="1B3287D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scripts store procedure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</w:p>
          <w:p w14:paraId="7C93258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document </w:t>
            </w:r>
            <w:proofErr w:type="spellStart"/>
            <w:r>
              <w:rPr>
                <w:rFonts w:eastAsiaTheme="minorEastAsia" w:cstheme="minorBidi"/>
                <w:lang w:val="en-US"/>
              </w:rPr>
              <w:t>mô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thể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loại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deadlock</w:t>
            </w:r>
          </w:p>
          <w:p w14:paraId="341488D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Thiết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layout GUI </w:t>
            </w:r>
          </w:p>
          <w:p w14:paraId="12D3B1C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lastRenderedPageBreak/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nội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dung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việc</w:t>
            </w:r>
            <w:proofErr w:type="spellEnd"/>
          </w:p>
        </w:tc>
        <w:tc>
          <w:tcPr>
            <w:tcW w:w="0" w:type="auto"/>
          </w:tcPr>
          <w:p w14:paraId="5E58B05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lastRenderedPageBreak/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Tham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tích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yêu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cầu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</w:p>
          <w:p w14:paraId="0B7182D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scripts store procedure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</w:t>
            </w:r>
          </w:p>
          <w:p w14:paraId="1CB4993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document </w:t>
            </w:r>
            <w:proofErr w:type="spellStart"/>
            <w:r>
              <w:rPr>
                <w:rFonts w:eastAsiaTheme="minorEastAsia" w:cstheme="minorBidi"/>
                <w:lang w:val="en-US"/>
              </w:rPr>
              <w:t>mô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tình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thể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loại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unreapeatable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read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phantom read.</w:t>
            </w:r>
          </w:p>
          <w:p w14:paraId="5767A90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Thiết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layout GUI</w:t>
            </w:r>
          </w:p>
          <w:p w14:paraId="3ECC52A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tổng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diện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</w:p>
        </w:tc>
        <w:tc>
          <w:tcPr>
            <w:tcW w:w="0" w:type="auto"/>
          </w:tcPr>
          <w:p w14:paraId="3F8B93B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Tham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tích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yêu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cầu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</w:p>
          <w:p w14:paraId="68AF363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scripts store procedure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>.</w:t>
            </w:r>
          </w:p>
          <w:p w14:paraId="24BFA82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document </w:t>
            </w:r>
            <w:proofErr w:type="spellStart"/>
            <w:r>
              <w:rPr>
                <w:rFonts w:eastAsiaTheme="minorEastAsia" w:cstheme="minorBidi"/>
                <w:lang w:val="en-US"/>
              </w:rPr>
              <w:t>mô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tình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thể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loại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dirty read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lost update.</w:t>
            </w:r>
          </w:p>
          <w:p w14:paraId="67A3E27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Xây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dựng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mẫu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</w:p>
          <w:p w14:paraId="153510A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Tổng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nhóm</w:t>
            </w:r>
            <w:proofErr w:type="spellEnd"/>
          </w:p>
        </w:tc>
      </w:tr>
    </w:tbl>
    <w:p w14:paraId="5FE61FFC" w14:textId="77777777" w:rsidR="006C1EA5" w:rsidRDefault="00C07DF4">
      <w:r>
        <w:br w:type="page"/>
      </w:r>
    </w:p>
    <w:p w14:paraId="1A65EF73" w14:textId="77777777" w:rsidR="006C1EA5" w:rsidRDefault="00C07DF4">
      <w:pPr>
        <w:pStyle w:val="Heading1"/>
      </w:pPr>
      <w:bookmarkStart w:id="6" w:name="_Toc70231260"/>
      <w:bookmarkStart w:id="7" w:name="_Toc88495237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bookmarkEnd w:id="6"/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(100%/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)</w:t>
      </w:r>
      <w:bookmarkEnd w:id="7"/>
      <w:r>
        <w:rPr>
          <w:lang w:val="vi-VN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23"/>
        <w:gridCol w:w="2587"/>
        <w:gridCol w:w="2376"/>
        <w:gridCol w:w="1387"/>
        <w:gridCol w:w="1377"/>
      </w:tblGrid>
      <w:tr w:rsidR="006C1EA5" w14:paraId="20D040F6" w14:textId="77777777">
        <w:trPr>
          <w:trHeight w:val="1162"/>
        </w:trPr>
        <w:tc>
          <w:tcPr>
            <w:tcW w:w="750" w:type="pct"/>
          </w:tcPr>
          <w:p w14:paraId="539FCDA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Thời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gian</w:t>
            </w:r>
            <w:proofErr w:type="spellEnd"/>
          </w:p>
        </w:tc>
        <w:tc>
          <w:tcPr>
            <w:tcW w:w="1413" w:type="pct"/>
          </w:tcPr>
          <w:p w14:paraId="34A0F5A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Nội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dung</w:t>
            </w:r>
          </w:p>
        </w:tc>
        <w:tc>
          <w:tcPr>
            <w:tcW w:w="1300" w:type="pct"/>
          </w:tcPr>
          <w:p w14:paraId="1DFBEE4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thực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hiện</w:t>
            </w:r>
            <w:proofErr w:type="spellEnd"/>
          </w:p>
        </w:tc>
        <w:tc>
          <w:tcPr>
            <w:tcW w:w="771" w:type="pct"/>
          </w:tcPr>
          <w:p w14:paraId="64F16DB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Mức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độ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hoàn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thành</w:t>
            </w:r>
            <w:proofErr w:type="spellEnd"/>
          </w:p>
        </w:tc>
        <w:tc>
          <w:tcPr>
            <w:tcW w:w="766" w:type="pct"/>
          </w:tcPr>
          <w:p w14:paraId="1D09ECD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Đánh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giá</w:t>
            </w:r>
            <w:proofErr w:type="spellEnd"/>
          </w:p>
        </w:tc>
      </w:tr>
      <w:tr w:rsidR="006C1EA5" w14:paraId="0F98F1F9" w14:textId="77777777">
        <w:trPr>
          <w:trHeight w:val="726"/>
        </w:trPr>
        <w:tc>
          <w:tcPr>
            <w:tcW w:w="750" w:type="pct"/>
            <w:vMerge w:val="restart"/>
          </w:tcPr>
          <w:p w14:paraId="7058E81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24/10/2021 – 28/10/2021</w:t>
            </w:r>
          </w:p>
        </w:tc>
        <w:tc>
          <w:tcPr>
            <w:tcW w:w="1413" w:type="pct"/>
          </w:tcPr>
          <w:p w14:paraId="1DCBD80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Thiết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mô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hình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</w:p>
        </w:tc>
        <w:tc>
          <w:tcPr>
            <w:tcW w:w="1300" w:type="pct"/>
          </w:tcPr>
          <w:p w14:paraId="302C389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Cả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nhóm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(</w:t>
            </w:r>
            <w:proofErr w:type="spellStart"/>
            <w:r>
              <w:rPr>
                <w:rFonts w:eastAsiaTheme="minorEastAsia" w:cstheme="minorBidi"/>
                <w:lang w:val="en-US"/>
              </w:rPr>
              <w:t>họp</w:t>
            </w:r>
            <w:proofErr w:type="spellEnd"/>
            <w:r>
              <w:rPr>
                <w:rFonts w:eastAsiaTheme="minorEastAsia" w:cstheme="minorBidi"/>
                <w:lang w:val="en-US"/>
              </w:rPr>
              <w:t>)</w:t>
            </w:r>
          </w:p>
        </w:tc>
        <w:tc>
          <w:tcPr>
            <w:tcW w:w="771" w:type="pct"/>
          </w:tcPr>
          <w:p w14:paraId="2B832EA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62A2836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07DA2355" w14:textId="77777777">
        <w:trPr>
          <w:trHeight w:val="726"/>
        </w:trPr>
        <w:tc>
          <w:tcPr>
            <w:tcW w:w="750" w:type="pct"/>
            <w:vMerge/>
          </w:tcPr>
          <w:p w14:paraId="79879D38" w14:textId="77777777" w:rsidR="006C1EA5" w:rsidRDefault="006C1EA5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1413" w:type="pct"/>
          </w:tcPr>
          <w:p w14:paraId="62A75D49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scripts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bảng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</w:p>
        </w:tc>
        <w:tc>
          <w:tcPr>
            <w:tcW w:w="1300" w:type="pct"/>
          </w:tcPr>
          <w:p w14:paraId="49B2A1BF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Huỳnh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Huy</w:t>
            </w:r>
            <w:proofErr w:type="spellEnd"/>
          </w:p>
        </w:tc>
        <w:tc>
          <w:tcPr>
            <w:tcW w:w="771" w:type="pct"/>
          </w:tcPr>
          <w:p w14:paraId="64F3E94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7C48971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6C9C43E0" w14:textId="77777777">
        <w:trPr>
          <w:trHeight w:val="702"/>
        </w:trPr>
        <w:tc>
          <w:tcPr>
            <w:tcW w:w="750" w:type="pct"/>
            <w:vMerge/>
          </w:tcPr>
          <w:p w14:paraId="568A27A7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1413" w:type="pct"/>
          </w:tcPr>
          <w:p w14:paraId="0D201F3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scripts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bảng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  <w:tc>
          <w:tcPr>
            <w:tcW w:w="1300" w:type="pct"/>
          </w:tcPr>
          <w:p w14:paraId="245A49E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Dương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Lê </w:t>
            </w:r>
            <w:proofErr w:type="spellStart"/>
            <w:r>
              <w:rPr>
                <w:rFonts w:eastAsiaTheme="minorEastAsia" w:cstheme="minorBidi"/>
                <w:lang w:val="en-US"/>
              </w:rPr>
              <w:t>Xuân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Khang</w:t>
            </w:r>
            <w:proofErr w:type="spellEnd"/>
          </w:p>
        </w:tc>
        <w:tc>
          <w:tcPr>
            <w:tcW w:w="771" w:type="pct"/>
          </w:tcPr>
          <w:p w14:paraId="36D1593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18576A78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3CB7EFF8" w14:textId="77777777">
        <w:trPr>
          <w:trHeight w:val="714"/>
        </w:trPr>
        <w:tc>
          <w:tcPr>
            <w:tcW w:w="750" w:type="pct"/>
            <w:vMerge/>
          </w:tcPr>
          <w:p w14:paraId="41E4D0C0" w14:textId="77777777" w:rsidR="006C1EA5" w:rsidRDefault="006C1EA5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1413" w:type="pct"/>
          </w:tcPr>
          <w:p w14:paraId="022930A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scripts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bảng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</w:p>
        </w:tc>
        <w:tc>
          <w:tcPr>
            <w:tcW w:w="1300" w:type="pct"/>
          </w:tcPr>
          <w:p w14:paraId="013BC3B9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Huỳnh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Thu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Thảo</w:t>
            </w:r>
            <w:proofErr w:type="spellEnd"/>
          </w:p>
        </w:tc>
        <w:tc>
          <w:tcPr>
            <w:tcW w:w="771" w:type="pct"/>
          </w:tcPr>
          <w:p w14:paraId="6CD02FE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09CA9B6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7317FBFB" w14:textId="77777777">
        <w:trPr>
          <w:trHeight w:val="714"/>
        </w:trPr>
        <w:tc>
          <w:tcPr>
            <w:tcW w:w="750" w:type="pct"/>
            <w:vMerge w:val="restart"/>
          </w:tcPr>
          <w:p w14:paraId="777DD01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28/10/2021 – 2/11/2021</w:t>
            </w:r>
          </w:p>
        </w:tc>
        <w:tc>
          <w:tcPr>
            <w:tcW w:w="1413" w:type="pct"/>
          </w:tcPr>
          <w:p w14:paraId="30A5CC4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scripts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quyền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bảng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  <w:r>
              <w:rPr>
                <w:rFonts w:eastAsiaTheme="minorEastAsia" w:cstheme="minorBidi"/>
                <w:lang w:val="en-US"/>
              </w:rPr>
              <w:t>.</w:t>
            </w:r>
          </w:p>
        </w:tc>
        <w:tc>
          <w:tcPr>
            <w:tcW w:w="1300" w:type="pct"/>
          </w:tcPr>
          <w:p w14:paraId="639A1D8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Huỳnh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Huy</w:t>
            </w:r>
            <w:proofErr w:type="spellEnd"/>
          </w:p>
        </w:tc>
        <w:tc>
          <w:tcPr>
            <w:tcW w:w="771" w:type="pct"/>
          </w:tcPr>
          <w:p w14:paraId="2A6C83B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2004CC2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1563FD13" w14:textId="77777777">
        <w:trPr>
          <w:trHeight w:val="714"/>
        </w:trPr>
        <w:tc>
          <w:tcPr>
            <w:tcW w:w="750" w:type="pct"/>
            <w:vMerge/>
          </w:tcPr>
          <w:p w14:paraId="7A2ABEE5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1413" w:type="pct"/>
          </w:tcPr>
          <w:p w14:paraId="54EA5AF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scripts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quyền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bảng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</w:t>
            </w:r>
          </w:p>
        </w:tc>
        <w:tc>
          <w:tcPr>
            <w:tcW w:w="1300" w:type="pct"/>
          </w:tcPr>
          <w:p w14:paraId="3DB1893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Dương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Lê </w:t>
            </w:r>
            <w:proofErr w:type="spellStart"/>
            <w:r>
              <w:rPr>
                <w:rFonts w:eastAsiaTheme="minorEastAsia" w:cstheme="minorBidi"/>
                <w:lang w:val="en-US"/>
              </w:rPr>
              <w:t>Xuân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Khang</w:t>
            </w:r>
            <w:proofErr w:type="spellEnd"/>
          </w:p>
        </w:tc>
        <w:tc>
          <w:tcPr>
            <w:tcW w:w="771" w:type="pct"/>
          </w:tcPr>
          <w:p w14:paraId="5EEA76C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63DC4C3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362A7F09" w14:textId="77777777">
        <w:trPr>
          <w:trHeight w:val="714"/>
        </w:trPr>
        <w:tc>
          <w:tcPr>
            <w:tcW w:w="750" w:type="pct"/>
            <w:vMerge/>
          </w:tcPr>
          <w:p w14:paraId="37F06C63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1413" w:type="pct"/>
          </w:tcPr>
          <w:p w14:paraId="1D7AEB6F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scripts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quyền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bảng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  <w:tc>
          <w:tcPr>
            <w:tcW w:w="1300" w:type="pct"/>
          </w:tcPr>
          <w:p w14:paraId="0FA6B028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Huỳnh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Thu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Thảo</w:t>
            </w:r>
            <w:proofErr w:type="spellEnd"/>
          </w:p>
        </w:tc>
        <w:tc>
          <w:tcPr>
            <w:tcW w:w="771" w:type="pct"/>
          </w:tcPr>
          <w:p w14:paraId="08C0B62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6419359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2231CF4D" w14:textId="77777777">
        <w:trPr>
          <w:trHeight w:val="714"/>
        </w:trPr>
        <w:tc>
          <w:tcPr>
            <w:tcW w:w="750" w:type="pct"/>
            <w:vMerge w:val="restart"/>
          </w:tcPr>
          <w:p w14:paraId="17583C3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9/11/2021 – 15/11/2021</w:t>
            </w:r>
          </w:p>
        </w:tc>
        <w:tc>
          <w:tcPr>
            <w:tcW w:w="1413" w:type="pct"/>
          </w:tcPr>
          <w:p w14:paraId="2F09AE9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Phân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tích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yêu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cầu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chức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năng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</w:p>
        </w:tc>
        <w:tc>
          <w:tcPr>
            <w:tcW w:w="1300" w:type="pct"/>
          </w:tcPr>
          <w:p w14:paraId="217BB6B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Cả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nhóm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(</w:t>
            </w:r>
            <w:proofErr w:type="spellStart"/>
            <w:r>
              <w:rPr>
                <w:rFonts w:eastAsiaTheme="minorEastAsia" w:cstheme="minorBidi"/>
                <w:lang w:val="en-US"/>
              </w:rPr>
              <w:t>họp</w:t>
            </w:r>
            <w:proofErr w:type="spellEnd"/>
            <w:r>
              <w:rPr>
                <w:rFonts w:eastAsiaTheme="minorEastAsia" w:cstheme="minorBidi"/>
                <w:lang w:val="en-US"/>
              </w:rPr>
              <w:t>)</w:t>
            </w:r>
          </w:p>
        </w:tc>
        <w:tc>
          <w:tcPr>
            <w:tcW w:w="771" w:type="pct"/>
          </w:tcPr>
          <w:p w14:paraId="221C63F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3634C9E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72DBD207" w14:textId="77777777">
        <w:trPr>
          <w:trHeight w:val="714"/>
        </w:trPr>
        <w:tc>
          <w:tcPr>
            <w:tcW w:w="750" w:type="pct"/>
            <w:vMerge/>
          </w:tcPr>
          <w:p w14:paraId="6BEA7B89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1413" w:type="pct"/>
          </w:tcPr>
          <w:p w14:paraId="1D922A5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store </w:t>
            </w:r>
            <w:proofErr w:type="spellStart"/>
            <w:r>
              <w:rPr>
                <w:rFonts w:eastAsiaTheme="minorEastAsia" w:cstheme="minorBidi"/>
                <w:lang w:val="en-US"/>
              </w:rPr>
              <w:t>proceudure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  <w:tc>
          <w:tcPr>
            <w:tcW w:w="1300" w:type="pct"/>
          </w:tcPr>
          <w:p w14:paraId="0B6DF62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Huỳnh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Thu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Thảo</w:t>
            </w:r>
            <w:proofErr w:type="spellEnd"/>
          </w:p>
        </w:tc>
        <w:tc>
          <w:tcPr>
            <w:tcW w:w="771" w:type="pct"/>
          </w:tcPr>
          <w:p w14:paraId="1488639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4F61B7F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5B613073" w14:textId="77777777">
        <w:trPr>
          <w:trHeight w:val="714"/>
        </w:trPr>
        <w:tc>
          <w:tcPr>
            <w:tcW w:w="750" w:type="pct"/>
            <w:vMerge/>
          </w:tcPr>
          <w:p w14:paraId="76153912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1413" w:type="pct"/>
          </w:tcPr>
          <w:p w14:paraId="273B625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store </w:t>
            </w:r>
            <w:proofErr w:type="spellStart"/>
            <w:r>
              <w:rPr>
                <w:rFonts w:eastAsiaTheme="minorEastAsia" w:cstheme="minorBidi"/>
                <w:lang w:val="en-US"/>
              </w:rPr>
              <w:t>proceudure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</w:p>
        </w:tc>
        <w:tc>
          <w:tcPr>
            <w:tcW w:w="1300" w:type="pct"/>
          </w:tcPr>
          <w:p w14:paraId="2C38BF1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Huỳnh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Huy</w:t>
            </w:r>
            <w:proofErr w:type="spellEnd"/>
          </w:p>
        </w:tc>
        <w:tc>
          <w:tcPr>
            <w:tcW w:w="771" w:type="pct"/>
          </w:tcPr>
          <w:p w14:paraId="18075EC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6DCC8D9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5FB4F5CC" w14:textId="77777777">
        <w:trPr>
          <w:trHeight w:val="714"/>
        </w:trPr>
        <w:tc>
          <w:tcPr>
            <w:tcW w:w="750" w:type="pct"/>
            <w:vMerge/>
          </w:tcPr>
          <w:p w14:paraId="3A8C8E02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1413" w:type="pct"/>
          </w:tcPr>
          <w:p w14:paraId="3D30C19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store procedure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</w:t>
            </w:r>
          </w:p>
        </w:tc>
        <w:tc>
          <w:tcPr>
            <w:tcW w:w="1300" w:type="pct"/>
          </w:tcPr>
          <w:p w14:paraId="127F6FB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Dương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Lê </w:t>
            </w:r>
            <w:proofErr w:type="spellStart"/>
            <w:r>
              <w:rPr>
                <w:rFonts w:eastAsiaTheme="minorEastAsia" w:cstheme="minorBidi"/>
                <w:lang w:val="en-US"/>
              </w:rPr>
              <w:t>Xuân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Khang</w:t>
            </w:r>
            <w:proofErr w:type="spellEnd"/>
          </w:p>
        </w:tc>
        <w:tc>
          <w:tcPr>
            <w:tcW w:w="771" w:type="pct"/>
          </w:tcPr>
          <w:p w14:paraId="3DEC5E6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2FEE300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066CFA9D" w14:textId="77777777">
        <w:trPr>
          <w:trHeight w:val="714"/>
        </w:trPr>
        <w:tc>
          <w:tcPr>
            <w:tcW w:w="750" w:type="pct"/>
            <w:vMerge w:val="restart"/>
          </w:tcPr>
          <w:p w14:paraId="3C4685F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15/11/2021 – 22/11/2021</w:t>
            </w:r>
          </w:p>
        </w:tc>
        <w:tc>
          <w:tcPr>
            <w:tcW w:w="1413" w:type="pct"/>
          </w:tcPr>
          <w:p w14:paraId="788E8CC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 test case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loại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Dirty read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Lost Update.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document </w:t>
            </w:r>
            <w:proofErr w:type="spellStart"/>
            <w:r>
              <w:rPr>
                <w:rFonts w:eastAsiaTheme="minorEastAsia" w:cstheme="minorBidi"/>
                <w:lang w:val="en-US"/>
              </w:rPr>
              <w:t>mô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test case </w:t>
            </w:r>
            <w:proofErr w:type="spellStart"/>
            <w:r>
              <w:rPr>
                <w:rFonts w:eastAsiaTheme="minorEastAsia" w:cstheme="minorBidi"/>
                <w:lang w:val="en-US"/>
              </w:rPr>
              <w:t>đó</w:t>
            </w:r>
            <w:proofErr w:type="spellEnd"/>
            <w:r>
              <w:rPr>
                <w:rFonts w:eastAsiaTheme="minorEastAsia" w:cstheme="minorBidi"/>
                <w:lang w:val="en-US"/>
              </w:rPr>
              <w:t>.</w:t>
            </w:r>
          </w:p>
        </w:tc>
        <w:tc>
          <w:tcPr>
            <w:tcW w:w="1300" w:type="pct"/>
          </w:tcPr>
          <w:p w14:paraId="0FBAA62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Huỳnh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Thu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Thảo</w:t>
            </w:r>
            <w:proofErr w:type="spellEnd"/>
          </w:p>
        </w:tc>
        <w:tc>
          <w:tcPr>
            <w:tcW w:w="771" w:type="pct"/>
          </w:tcPr>
          <w:p w14:paraId="0684D826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3164E33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5D55E93C" w14:textId="77777777">
        <w:trPr>
          <w:trHeight w:val="714"/>
        </w:trPr>
        <w:tc>
          <w:tcPr>
            <w:tcW w:w="750" w:type="pct"/>
            <w:vMerge/>
          </w:tcPr>
          <w:p w14:paraId="1DD71FC5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1413" w:type="pct"/>
          </w:tcPr>
          <w:p w14:paraId="60EA8E0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 test case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loại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Phantom read 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Unrepeatable read.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document </w:t>
            </w:r>
            <w:proofErr w:type="spellStart"/>
            <w:r>
              <w:rPr>
                <w:rFonts w:eastAsiaTheme="minorEastAsia" w:cstheme="minorBidi"/>
                <w:lang w:val="en-US"/>
              </w:rPr>
              <w:t>mô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test case </w:t>
            </w:r>
            <w:proofErr w:type="spellStart"/>
            <w:r>
              <w:rPr>
                <w:rFonts w:eastAsiaTheme="minorEastAsia" w:cstheme="minorBidi"/>
                <w:lang w:val="en-US"/>
              </w:rPr>
              <w:t>đó</w:t>
            </w:r>
            <w:proofErr w:type="spellEnd"/>
            <w:r>
              <w:rPr>
                <w:rFonts w:eastAsiaTheme="minorEastAsia" w:cstheme="minorBidi"/>
                <w:lang w:val="en-US"/>
              </w:rPr>
              <w:t>.</w:t>
            </w:r>
          </w:p>
        </w:tc>
        <w:tc>
          <w:tcPr>
            <w:tcW w:w="1300" w:type="pct"/>
          </w:tcPr>
          <w:p w14:paraId="215764A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Dương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Lê </w:t>
            </w:r>
            <w:proofErr w:type="spellStart"/>
            <w:r>
              <w:rPr>
                <w:rFonts w:eastAsiaTheme="minorEastAsia" w:cstheme="minorBidi"/>
                <w:lang w:val="en-US"/>
              </w:rPr>
              <w:t>Xuân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Khang</w:t>
            </w:r>
            <w:proofErr w:type="spellEnd"/>
          </w:p>
        </w:tc>
        <w:tc>
          <w:tcPr>
            <w:tcW w:w="771" w:type="pct"/>
          </w:tcPr>
          <w:p w14:paraId="30BC564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4446707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743A0DD2" w14:textId="77777777">
        <w:trPr>
          <w:trHeight w:val="714"/>
        </w:trPr>
        <w:tc>
          <w:tcPr>
            <w:tcW w:w="750" w:type="pct"/>
            <w:vMerge/>
          </w:tcPr>
          <w:p w14:paraId="43E198BC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1413" w:type="pct"/>
          </w:tcPr>
          <w:p w14:paraId="40AD3A6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script test case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loại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Deadlock.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document </w:t>
            </w:r>
            <w:proofErr w:type="spellStart"/>
            <w:r>
              <w:rPr>
                <w:rFonts w:eastAsiaTheme="minorEastAsia" w:cstheme="minorBidi"/>
                <w:lang w:val="en-US"/>
              </w:rPr>
              <w:t>mô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test case </w:t>
            </w:r>
            <w:proofErr w:type="spellStart"/>
            <w:r>
              <w:rPr>
                <w:rFonts w:eastAsiaTheme="minorEastAsia" w:cstheme="minorBidi"/>
                <w:lang w:val="en-US"/>
              </w:rPr>
              <w:t>đó</w:t>
            </w:r>
            <w:proofErr w:type="spellEnd"/>
            <w:r>
              <w:rPr>
                <w:rFonts w:eastAsiaTheme="minorEastAsia" w:cstheme="minorBidi"/>
                <w:lang w:val="en-US"/>
              </w:rPr>
              <w:t>.</w:t>
            </w:r>
          </w:p>
        </w:tc>
        <w:tc>
          <w:tcPr>
            <w:tcW w:w="1300" w:type="pct"/>
          </w:tcPr>
          <w:p w14:paraId="50A5DCD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Huỳnh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Huy</w:t>
            </w:r>
            <w:proofErr w:type="spellEnd"/>
          </w:p>
        </w:tc>
        <w:tc>
          <w:tcPr>
            <w:tcW w:w="771" w:type="pct"/>
          </w:tcPr>
          <w:p w14:paraId="06167ED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280C2026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1AB9EE17" w14:textId="77777777">
        <w:trPr>
          <w:trHeight w:val="714"/>
        </w:trPr>
        <w:tc>
          <w:tcPr>
            <w:tcW w:w="750" w:type="pct"/>
            <w:vMerge/>
          </w:tcPr>
          <w:p w14:paraId="72311E15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1413" w:type="pct"/>
          </w:tcPr>
          <w:p w14:paraId="615C01F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Thiết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layout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loại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quan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đến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>.</w:t>
            </w:r>
          </w:p>
        </w:tc>
        <w:tc>
          <w:tcPr>
            <w:tcW w:w="1300" w:type="pct"/>
          </w:tcPr>
          <w:p w14:paraId="21C34D3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Huỳnh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Huy</w:t>
            </w:r>
            <w:proofErr w:type="spellEnd"/>
          </w:p>
        </w:tc>
        <w:tc>
          <w:tcPr>
            <w:tcW w:w="771" w:type="pct"/>
          </w:tcPr>
          <w:p w14:paraId="5C755E6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1DB3EDE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61793BF0" w14:textId="77777777">
        <w:trPr>
          <w:trHeight w:val="714"/>
        </w:trPr>
        <w:tc>
          <w:tcPr>
            <w:tcW w:w="750" w:type="pct"/>
            <w:vMerge/>
          </w:tcPr>
          <w:p w14:paraId="69EFACEA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1413" w:type="pct"/>
          </w:tcPr>
          <w:p w14:paraId="2AC96E9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Thiết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layout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loại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quan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. </w:t>
            </w:r>
            <w:proofErr w:type="spellStart"/>
            <w:r>
              <w:rPr>
                <w:rFonts w:eastAsiaTheme="minorEastAsia" w:cstheme="minorBidi"/>
                <w:lang w:val="en-US"/>
              </w:rPr>
              <w:t>Thiết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menu.</w:t>
            </w:r>
          </w:p>
        </w:tc>
        <w:tc>
          <w:tcPr>
            <w:tcW w:w="1300" w:type="pct"/>
          </w:tcPr>
          <w:p w14:paraId="0CA3773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Dương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Lê </w:t>
            </w:r>
            <w:proofErr w:type="spellStart"/>
            <w:r>
              <w:rPr>
                <w:rFonts w:eastAsiaTheme="minorEastAsia" w:cstheme="minorBidi"/>
                <w:lang w:val="en-US"/>
              </w:rPr>
              <w:t>Xuân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Khang</w:t>
            </w:r>
            <w:proofErr w:type="spellEnd"/>
          </w:p>
        </w:tc>
        <w:tc>
          <w:tcPr>
            <w:tcW w:w="771" w:type="pct"/>
          </w:tcPr>
          <w:p w14:paraId="76201CF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49050AB9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  <w:tr w:rsidR="006C1EA5" w14:paraId="44E50110" w14:textId="77777777">
        <w:trPr>
          <w:trHeight w:val="714"/>
        </w:trPr>
        <w:tc>
          <w:tcPr>
            <w:tcW w:w="750" w:type="pct"/>
            <w:vMerge/>
          </w:tcPr>
          <w:p w14:paraId="02FD5323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1413" w:type="pct"/>
          </w:tcPr>
          <w:p w14:paraId="4B6B1D3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mẫu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viết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mô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toàn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bộ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store procedure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tổng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lỗi</w:t>
            </w:r>
            <w:proofErr w:type="spellEnd"/>
            <w:r>
              <w:rPr>
                <w:rFonts w:eastAsiaTheme="minorEastAsia" w:cstheme="minorBidi"/>
                <w:lang w:val="en-US"/>
              </w:rPr>
              <w:t>.</w:t>
            </w:r>
          </w:p>
        </w:tc>
        <w:tc>
          <w:tcPr>
            <w:tcW w:w="1300" w:type="pct"/>
          </w:tcPr>
          <w:p w14:paraId="674D777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Huỳnh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Thu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Thảo</w:t>
            </w:r>
            <w:proofErr w:type="spellEnd"/>
          </w:p>
        </w:tc>
        <w:tc>
          <w:tcPr>
            <w:tcW w:w="771" w:type="pct"/>
          </w:tcPr>
          <w:p w14:paraId="21EDEE7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100%</w:t>
            </w:r>
          </w:p>
        </w:tc>
        <w:tc>
          <w:tcPr>
            <w:tcW w:w="766" w:type="pct"/>
          </w:tcPr>
          <w:p w14:paraId="3FE164C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Tốt</w:t>
            </w:r>
            <w:proofErr w:type="spellEnd"/>
          </w:p>
        </w:tc>
      </w:tr>
    </w:tbl>
    <w:p w14:paraId="20668E91" w14:textId="77777777" w:rsidR="006C1EA5" w:rsidRDefault="00C07DF4">
      <w:pPr>
        <w:rPr>
          <w:vertAlign w:val="superscript"/>
        </w:rPr>
      </w:pPr>
      <w:r>
        <w:br w:type="page"/>
      </w:r>
    </w:p>
    <w:p w14:paraId="19781CA8" w14:textId="77777777" w:rsidR="006C1EA5" w:rsidRDefault="00C07DF4">
      <w:pPr>
        <w:pStyle w:val="Heading1"/>
      </w:pPr>
      <w:bookmarkStart w:id="8" w:name="_Toc88495238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8"/>
      <w:proofErr w:type="spellEnd"/>
    </w:p>
    <w:p w14:paraId="2FF0138D" w14:textId="77777777" w:rsidR="006C1EA5" w:rsidRDefault="00C07DF4">
      <w:pPr>
        <w:pStyle w:val="Heading2"/>
        <w:numPr>
          <w:ilvl w:val="0"/>
          <w:numId w:val="2"/>
        </w:numPr>
      </w:pPr>
      <w:bookmarkStart w:id="9" w:name="_Toc88495239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  <w:bookmarkEnd w:id="9"/>
    </w:p>
    <w:p w14:paraId="282ADCBE" w14:textId="77777777" w:rsidR="006C1EA5" w:rsidRDefault="00C07DF4">
      <w:pPr>
        <w:ind w:left="360"/>
      </w:pPr>
      <w:r>
        <w:rPr>
          <w:noProof/>
        </w:rPr>
        <w:drawing>
          <wp:inline distT="0" distB="0" distL="0" distR="0" wp14:anchorId="00F1ADAE" wp14:editId="52A09891">
            <wp:extent cx="5943600" cy="4119245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3AAB" w14:textId="77777777" w:rsidR="006C1EA5" w:rsidRDefault="00C07DF4">
      <w:pPr>
        <w:pStyle w:val="NoSpacing"/>
      </w:pPr>
      <w:proofErr w:type="spellStart"/>
      <w:r>
        <w:t>Hình</w:t>
      </w:r>
      <w:proofErr w:type="spellEnd"/>
      <w:r>
        <w:t xml:space="preserve"> 1.1: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CCE7D32" w14:textId="77777777" w:rsidR="006C1EA5" w:rsidRDefault="00C07DF4">
      <w:pPr>
        <w:pStyle w:val="Heading2"/>
        <w:numPr>
          <w:ilvl w:val="0"/>
          <w:numId w:val="2"/>
        </w:numPr>
      </w:pPr>
      <w:bookmarkStart w:id="10" w:name="_Toc88495240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  <w:bookmarkEnd w:id="10"/>
    </w:p>
    <w:p w14:paraId="48A5E784" w14:textId="77777777" w:rsidR="006C1EA5" w:rsidRDefault="00C07DF4">
      <w:pPr>
        <w:ind w:left="360"/>
      </w:pPr>
      <w:r>
        <w:t>DOI_TAC(</w:t>
      </w:r>
      <w:proofErr w:type="spellStart"/>
      <w:r>
        <w:rPr>
          <w:b/>
          <w:u w:val="single"/>
        </w:rPr>
        <w:t>MaDT</w:t>
      </w:r>
      <w:proofErr w:type="spellEnd"/>
      <w:r>
        <w:t xml:space="preserve">, </w:t>
      </w:r>
      <w:proofErr w:type="spellStart"/>
      <w:r>
        <w:t>TenDT</w:t>
      </w:r>
      <w:proofErr w:type="spellEnd"/>
      <w:r>
        <w:t xml:space="preserve">, </w:t>
      </w:r>
      <w:proofErr w:type="spellStart"/>
      <w:r>
        <w:t>NguoiDaiDien</w:t>
      </w:r>
      <w:proofErr w:type="spellEnd"/>
      <w:r>
        <w:t xml:space="preserve">, </w:t>
      </w:r>
      <w:proofErr w:type="spellStart"/>
      <w:r>
        <w:t>MaKV</w:t>
      </w:r>
      <w:proofErr w:type="spellEnd"/>
      <w:r>
        <w:t xml:space="preserve">, </w:t>
      </w:r>
      <w:proofErr w:type="spellStart"/>
      <w:r>
        <w:t>SoChiNhanh</w:t>
      </w:r>
      <w:proofErr w:type="spellEnd"/>
      <w:r>
        <w:t xml:space="preserve">, SLDH, </w:t>
      </w:r>
      <w:proofErr w:type="spellStart"/>
      <w:r>
        <w:t>MaLoai</w:t>
      </w:r>
      <w:proofErr w:type="spellEnd"/>
      <w:r>
        <w:t xml:space="preserve">, </w:t>
      </w:r>
      <w:proofErr w:type="spellStart"/>
      <w:r>
        <w:t>DiaChiKD</w:t>
      </w:r>
      <w:proofErr w:type="spellEnd"/>
      <w:r>
        <w:t xml:space="preserve">, </w:t>
      </w:r>
      <w:proofErr w:type="spellStart"/>
      <w:r>
        <w:t>SoDT</w:t>
      </w:r>
      <w:proofErr w:type="spellEnd"/>
      <w:r>
        <w:t xml:space="preserve">, Email, </w:t>
      </w:r>
      <w:proofErr w:type="spellStart"/>
      <w:r>
        <w:t>MaSoThue</w:t>
      </w:r>
      <w:proofErr w:type="spellEnd"/>
      <w:r>
        <w:t>)</w:t>
      </w:r>
    </w:p>
    <w:p w14:paraId="1FAF92A4" w14:textId="77777777" w:rsidR="006C1EA5" w:rsidRDefault="00C07DF4">
      <w:pPr>
        <w:ind w:left="360"/>
      </w:pPr>
      <w:proofErr w:type="spellStart"/>
      <w:r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...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email,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thuế</w:t>
      </w:r>
      <w:proofErr w:type="spellEnd"/>
    </w:p>
    <w:p w14:paraId="2D994F55" w14:textId="77777777" w:rsidR="006C1EA5" w:rsidRDefault="006C1EA5">
      <w:pPr>
        <w:ind w:left="360"/>
      </w:pPr>
    </w:p>
    <w:p w14:paraId="6D853ABB" w14:textId="77777777" w:rsidR="006C1EA5" w:rsidRDefault="00C07DF4">
      <w:pPr>
        <w:ind w:left="360"/>
      </w:pPr>
      <w:r>
        <w:t>CHI_NHANH (</w:t>
      </w:r>
      <w:proofErr w:type="spellStart"/>
      <w:r>
        <w:rPr>
          <w:b/>
          <w:u w:val="single"/>
        </w:rPr>
        <w:t>MaCN</w:t>
      </w:r>
      <w:proofErr w:type="spellEnd"/>
      <w:r>
        <w:t xml:space="preserve">, </w:t>
      </w:r>
      <w:proofErr w:type="spellStart"/>
      <w:r>
        <w:t>MaDT</w:t>
      </w:r>
      <w:proofErr w:type="spellEnd"/>
      <w:r>
        <w:t xml:space="preserve">, </w:t>
      </w:r>
      <w:proofErr w:type="spellStart"/>
      <w:r>
        <w:t>MaKV</w:t>
      </w:r>
      <w:proofErr w:type="spellEnd"/>
      <w:r>
        <w:t xml:space="preserve"> , </w:t>
      </w:r>
      <w:proofErr w:type="spellStart"/>
      <w:r>
        <w:t>DiaChiCuThe</w:t>
      </w:r>
      <w:proofErr w:type="spellEnd"/>
      <w:r>
        <w:t>)</w:t>
      </w:r>
    </w:p>
    <w:p w14:paraId="2B2B0362" w14:textId="77777777" w:rsidR="006C1EA5" w:rsidRDefault="00C07DF4">
      <w:pPr>
        <w:ind w:left="360"/>
      </w:pPr>
      <w:proofErr w:type="spellStart"/>
      <w:r>
        <w:lastRenderedPageBreak/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</w:t>
      </w:r>
      <w:proofErr w:type="spellStart"/>
      <w:r>
        <w:t>nhiều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2C2D8C5D" w14:textId="77777777" w:rsidR="006C1EA5" w:rsidRDefault="006C1EA5">
      <w:pPr>
        <w:ind w:left="360"/>
      </w:pPr>
    </w:p>
    <w:p w14:paraId="6A6E8361" w14:textId="77777777" w:rsidR="006C1EA5" w:rsidRDefault="00C07DF4">
      <w:pPr>
        <w:ind w:left="360"/>
      </w:pPr>
      <w:r>
        <w:t>LOAI_HANG (</w:t>
      </w:r>
      <w:proofErr w:type="spellStart"/>
      <w:r>
        <w:rPr>
          <w:b/>
          <w:u w:val="single"/>
        </w:rPr>
        <w:t>MaLoai</w:t>
      </w:r>
      <w:proofErr w:type="spellEnd"/>
      <w:r>
        <w:t xml:space="preserve">, </w:t>
      </w:r>
      <w:proofErr w:type="spellStart"/>
      <w:r>
        <w:t>TenLoai</w:t>
      </w:r>
      <w:proofErr w:type="spellEnd"/>
      <w:r>
        <w:t>)</w:t>
      </w:r>
    </w:p>
    <w:p w14:paraId="2CB317E6" w14:textId="77777777" w:rsidR="006C1EA5" w:rsidRDefault="00C07DF4">
      <w:pPr>
        <w:ind w:left="360"/>
      </w:pPr>
      <w:proofErr w:type="spellStart"/>
      <w:r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6DA8AF77" w14:textId="77777777" w:rsidR="006C1EA5" w:rsidRDefault="006C1EA5">
      <w:pPr>
        <w:ind w:left="360"/>
      </w:pPr>
    </w:p>
    <w:p w14:paraId="7B604B0F" w14:textId="77777777" w:rsidR="006C1EA5" w:rsidRDefault="00C07DF4">
      <w:pPr>
        <w:ind w:left="360"/>
      </w:pPr>
      <w:r>
        <w:t>HOP_DONG (</w:t>
      </w:r>
      <w:proofErr w:type="spellStart"/>
      <w:r>
        <w:rPr>
          <w:b/>
          <w:u w:val="single"/>
        </w:rPr>
        <w:t>MaHD</w:t>
      </w:r>
      <w:proofErr w:type="spellEnd"/>
      <w:r>
        <w:t xml:space="preserve">, </w:t>
      </w:r>
      <w:proofErr w:type="spellStart"/>
      <w:r>
        <w:t>MaDT</w:t>
      </w:r>
      <w:proofErr w:type="spellEnd"/>
      <w:r>
        <w:t xml:space="preserve">, </w:t>
      </w:r>
      <w:proofErr w:type="spellStart"/>
      <w:r>
        <w:t>SoCNDangKy</w:t>
      </w:r>
      <w:proofErr w:type="spellEnd"/>
      <w:r>
        <w:t xml:space="preserve">, </w:t>
      </w:r>
      <w:proofErr w:type="spellStart"/>
      <w:r>
        <w:t>TG_HieuLucHD</w:t>
      </w:r>
      <w:proofErr w:type="spellEnd"/>
      <w:r>
        <w:t xml:space="preserve">, </w:t>
      </w:r>
      <w:proofErr w:type="spellStart"/>
      <w:r>
        <w:t>PhanTramHoaHong</w:t>
      </w:r>
      <w:proofErr w:type="spellEnd"/>
      <w:r>
        <w:t>)</w:t>
      </w:r>
    </w:p>
    <w:p w14:paraId="382C6EC4" w14:textId="77777777" w:rsidR="006C1EA5" w:rsidRDefault="00C07DF4">
      <w:pPr>
        <w:ind w:left="360"/>
      </w:pPr>
      <w:proofErr w:type="spellStart"/>
      <w:r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.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14:paraId="1BA239D6" w14:textId="77777777" w:rsidR="006C1EA5" w:rsidRDefault="006C1EA5">
      <w:pPr>
        <w:ind w:left="360"/>
      </w:pPr>
    </w:p>
    <w:p w14:paraId="3991780C" w14:textId="77777777" w:rsidR="006C1EA5" w:rsidRDefault="00C07DF4">
      <w:pPr>
        <w:ind w:left="360"/>
      </w:pPr>
      <w:r>
        <w:t>CT_HOPDONG (</w:t>
      </w:r>
      <w:proofErr w:type="spellStart"/>
      <w:r>
        <w:rPr>
          <w:b/>
          <w:u w:val="single"/>
        </w:rPr>
        <w:t>MaHD</w:t>
      </w:r>
      <w:proofErr w:type="spellEnd"/>
      <w:r>
        <w:t xml:space="preserve">, </w:t>
      </w:r>
      <w:proofErr w:type="spellStart"/>
      <w:r>
        <w:rPr>
          <w:b/>
          <w:u w:val="single"/>
        </w:rPr>
        <w:t>MaCN</w:t>
      </w:r>
      <w:proofErr w:type="spellEnd"/>
      <w:r>
        <w:t>)</w:t>
      </w:r>
    </w:p>
    <w:p w14:paraId="1CB72BC5" w14:textId="77777777" w:rsidR="006C1EA5" w:rsidRDefault="00C07DF4">
      <w:pPr>
        <w:ind w:left="360"/>
      </w:pPr>
      <w:proofErr w:type="spellStart"/>
      <w:r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chi </w:t>
      </w:r>
      <w:proofErr w:type="spellStart"/>
      <w:r>
        <w:t>nhánh</w:t>
      </w:r>
      <w:proofErr w:type="spellEnd"/>
    </w:p>
    <w:p w14:paraId="3A16DC04" w14:textId="77777777" w:rsidR="006C1EA5" w:rsidRDefault="006C1EA5">
      <w:pPr>
        <w:ind w:left="360"/>
      </w:pPr>
    </w:p>
    <w:p w14:paraId="1A0348D1" w14:textId="77777777" w:rsidR="006C1EA5" w:rsidRDefault="00C07DF4">
      <w:pPr>
        <w:ind w:left="360"/>
      </w:pPr>
      <w:r>
        <w:t>DON_HANG (</w:t>
      </w:r>
      <w:proofErr w:type="spellStart"/>
      <w:r>
        <w:rPr>
          <w:b/>
          <w:u w:val="single"/>
        </w:rPr>
        <w:t>MaDH</w:t>
      </w:r>
      <w:proofErr w:type="spellEnd"/>
      <w:r>
        <w:t xml:space="preserve">, </w:t>
      </w:r>
      <w:proofErr w:type="spellStart"/>
      <w:r>
        <w:t>MaDT</w:t>
      </w:r>
      <w:proofErr w:type="spellEnd"/>
      <w:r>
        <w:t xml:space="preserve">, </w:t>
      </w:r>
      <w:proofErr w:type="spellStart"/>
      <w:r>
        <w:t>MaKH</w:t>
      </w:r>
      <w:proofErr w:type="spellEnd"/>
      <w:r>
        <w:t xml:space="preserve">, </w:t>
      </w:r>
      <w:proofErr w:type="spellStart"/>
      <w:r>
        <w:t>HinhThuc_ThanhToan</w:t>
      </w:r>
      <w:proofErr w:type="spellEnd"/>
      <w:r>
        <w:t xml:space="preserve">, </w:t>
      </w:r>
      <w:proofErr w:type="spellStart"/>
      <w:r>
        <w:t>TenDuong</w:t>
      </w:r>
      <w:proofErr w:type="spellEnd"/>
      <w:r>
        <w:t xml:space="preserve">, </w:t>
      </w:r>
      <w:proofErr w:type="spellStart"/>
      <w:r>
        <w:t>MaKV</w:t>
      </w:r>
      <w:proofErr w:type="spellEnd"/>
      <w:r>
        <w:t xml:space="preserve">, </w:t>
      </w:r>
      <w:proofErr w:type="spellStart"/>
      <w:r>
        <w:t>TongPhiSP</w:t>
      </w:r>
      <w:proofErr w:type="spellEnd"/>
      <w:r>
        <w:t xml:space="preserve">, </w:t>
      </w:r>
      <w:proofErr w:type="spellStart"/>
      <w:r>
        <w:t>PhiVanChuyen</w:t>
      </w:r>
      <w:proofErr w:type="spellEnd"/>
      <w:r>
        <w:t xml:space="preserve">, </w:t>
      </w:r>
      <w:proofErr w:type="spellStart"/>
      <w:r>
        <w:t>TinhTrangDH</w:t>
      </w:r>
      <w:proofErr w:type="spellEnd"/>
      <w:r>
        <w:t>)</w:t>
      </w:r>
    </w:p>
    <w:p w14:paraId="0B0D38B8" w14:textId="77777777" w:rsidR="006C1EA5" w:rsidRDefault="00C07DF4">
      <w:pPr>
        <w:ind w:left="360"/>
      </w:pPr>
      <w:proofErr w:type="spellStart"/>
      <w:r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545A691" w14:textId="77777777" w:rsidR="006C1EA5" w:rsidRDefault="006C1EA5">
      <w:pPr>
        <w:ind w:left="360"/>
      </w:pPr>
    </w:p>
    <w:p w14:paraId="2C13B33D" w14:textId="77777777" w:rsidR="006C1EA5" w:rsidRDefault="00C07DF4">
      <w:pPr>
        <w:ind w:left="360"/>
      </w:pPr>
      <w:r>
        <w:t>CT_DONHANG (</w:t>
      </w:r>
      <w:proofErr w:type="spellStart"/>
      <w:r>
        <w:rPr>
          <w:b/>
          <w:u w:val="single"/>
        </w:rPr>
        <w:t>MaDH</w:t>
      </w:r>
      <w:proofErr w:type="spellEnd"/>
      <w:r>
        <w:t xml:space="preserve">, </w:t>
      </w:r>
      <w:proofErr w:type="spellStart"/>
      <w:r>
        <w:rPr>
          <w:b/>
          <w:u w:val="single"/>
        </w:rPr>
        <w:t>MaSP</w:t>
      </w:r>
      <w:proofErr w:type="spellEnd"/>
      <w:r>
        <w:t xml:space="preserve">, </w:t>
      </w:r>
      <w:proofErr w:type="spellStart"/>
      <w:r>
        <w:t>SoLuong</w:t>
      </w:r>
      <w:proofErr w:type="spellEnd"/>
      <w:r>
        <w:t>)</w:t>
      </w:r>
    </w:p>
    <w:p w14:paraId="0ACFE53C" w14:textId="77777777" w:rsidR="006C1EA5" w:rsidRDefault="00C07DF4">
      <w:pPr>
        <w:ind w:left="360"/>
      </w:pPr>
      <w:proofErr w:type="spellStart"/>
      <w:r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499D981" w14:textId="77777777" w:rsidR="006C1EA5" w:rsidRDefault="006C1EA5">
      <w:pPr>
        <w:ind w:left="360"/>
      </w:pPr>
    </w:p>
    <w:p w14:paraId="7D3A183B" w14:textId="77777777" w:rsidR="006C1EA5" w:rsidRDefault="00C07DF4">
      <w:pPr>
        <w:ind w:left="360"/>
      </w:pPr>
      <w:r>
        <w:t>KHACH_HANG (</w:t>
      </w:r>
      <w:proofErr w:type="spellStart"/>
      <w:r>
        <w:rPr>
          <w:b/>
          <w:u w:val="single"/>
        </w:rPr>
        <w:t>MaKH</w:t>
      </w:r>
      <w:proofErr w:type="spellEnd"/>
      <w:r>
        <w:t xml:space="preserve">, </w:t>
      </w:r>
      <w:proofErr w:type="spellStart"/>
      <w:r>
        <w:t>TenKH</w:t>
      </w:r>
      <w:proofErr w:type="spellEnd"/>
      <w:r>
        <w:t xml:space="preserve">, </w:t>
      </w:r>
      <w:proofErr w:type="spellStart"/>
      <w:r>
        <w:t>SoDT</w:t>
      </w:r>
      <w:proofErr w:type="spellEnd"/>
      <w:r>
        <w:t>)</w:t>
      </w:r>
    </w:p>
    <w:p w14:paraId="38C07EA1" w14:textId="77777777" w:rsidR="006C1EA5" w:rsidRDefault="00C07DF4">
      <w:pPr>
        <w:ind w:left="360"/>
      </w:pPr>
      <w:proofErr w:type="spellStart"/>
      <w:r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</w:p>
    <w:p w14:paraId="4BC6AF3E" w14:textId="77777777" w:rsidR="006C1EA5" w:rsidRDefault="006C1EA5">
      <w:pPr>
        <w:ind w:left="360"/>
      </w:pPr>
    </w:p>
    <w:p w14:paraId="203DC5AD" w14:textId="77777777" w:rsidR="006C1EA5" w:rsidRDefault="00C07DF4">
      <w:pPr>
        <w:ind w:left="360"/>
      </w:pPr>
      <w:r>
        <w:t>KHU_VUC (</w:t>
      </w:r>
      <w:proofErr w:type="spellStart"/>
      <w:r>
        <w:rPr>
          <w:b/>
          <w:u w:val="single"/>
        </w:rPr>
        <w:t>MaKV</w:t>
      </w:r>
      <w:proofErr w:type="spellEnd"/>
      <w:r>
        <w:t xml:space="preserve">, Quan, </w:t>
      </w:r>
      <w:proofErr w:type="spellStart"/>
      <w:r>
        <w:t>Tinh</w:t>
      </w:r>
      <w:proofErr w:type="spellEnd"/>
      <w:r>
        <w:t>)</w:t>
      </w:r>
    </w:p>
    <w:p w14:paraId="7CD543C1" w14:textId="77777777" w:rsidR="006C1EA5" w:rsidRDefault="00C07DF4">
      <w:pPr>
        <w:ind w:left="360"/>
      </w:pPr>
      <w:proofErr w:type="spellStart"/>
      <w:r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còn</w:t>
      </w:r>
      <w:proofErr w:type="spellEnd"/>
    </w:p>
    <w:p w14:paraId="1C952F03" w14:textId="77777777" w:rsidR="006C1EA5" w:rsidRDefault="00C07DF4">
      <w:pPr>
        <w:ind w:left="360"/>
        <w:rPr>
          <w:ins w:id="11" w:author="Bá Huy Huỳnh" w:date="2021-10-29T08:20:00Z"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quận</w:t>
      </w:r>
      <w:proofErr w:type="spellEnd"/>
      <w:r>
        <w:t xml:space="preserve">, </w:t>
      </w:r>
      <w:proofErr w:type="spellStart"/>
      <w:r>
        <w:t>tỉnh</w:t>
      </w:r>
      <w:proofErr w:type="spellEnd"/>
    </w:p>
    <w:p w14:paraId="22394F26" w14:textId="77777777" w:rsidR="006C1EA5" w:rsidRDefault="006C1EA5">
      <w:pPr>
        <w:ind w:left="360"/>
      </w:pPr>
    </w:p>
    <w:p w14:paraId="0B9E1C1B" w14:textId="77777777" w:rsidR="006C1EA5" w:rsidRDefault="00C07DF4">
      <w:pPr>
        <w:ind w:left="360"/>
      </w:pPr>
      <w:r>
        <w:t>SAN_PHAM (</w:t>
      </w:r>
      <w:proofErr w:type="spellStart"/>
      <w:r>
        <w:rPr>
          <w:b/>
          <w:u w:val="single"/>
        </w:rPr>
        <w:t>MaSP</w:t>
      </w:r>
      <w:proofErr w:type="spellEnd"/>
      <w:r>
        <w:t xml:space="preserve">, </w:t>
      </w:r>
      <w:proofErr w:type="spellStart"/>
      <w:r>
        <w:t>MaCN</w:t>
      </w:r>
      <w:proofErr w:type="spellEnd"/>
      <w:r>
        <w:t xml:space="preserve">, </w:t>
      </w:r>
      <w:proofErr w:type="spellStart"/>
      <w:r>
        <w:t>TenSanPham</w:t>
      </w:r>
      <w:proofErr w:type="spellEnd"/>
      <w:r>
        <w:t xml:space="preserve">, </w:t>
      </w:r>
      <w:proofErr w:type="spellStart"/>
      <w:r>
        <w:t>Loai</w:t>
      </w:r>
      <w:proofErr w:type="spellEnd"/>
      <w:r>
        <w:t>, Gia)</w:t>
      </w:r>
    </w:p>
    <w:p w14:paraId="4BA8ED3B" w14:textId="77777777" w:rsidR="006C1EA5" w:rsidRDefault="00C07DF4">
      <w:pPr>
        <w:ind w:left="360"/>
        <w:rPr>
          <w:ins w:id="12" w:author="Bá Huy Huỳnh" w:date="2021-10-29T08:20:00Z"/>
        </w:rPr>
      </w:pPr>
      <w:proofErr w:type="spellStart"/>
      <w:r>
        <w:lastRenderedPageBreak/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2AA1DDD5" w14:textId="77777777" w:rsidR="006C1EA5" w:rsidRDefault="006C1EA5">
      <w:pPr>
        <w:ind w:left="360"/>
      </w:pPr>
    </w:p>
    <w:p w14:paraId="1EC7EF5A" w14:textId="77777777" w:rsidR="006C1EA5" w:rsidRDefault="00C07DF4">
      <w:pPr>
        <w:ind w:left="360"/>
      </w:pPr>
      <w:r>
        <w:t>TAI_XE (</w:t>
      </w:r>
      <w:proofErr w:type="spellStart"/>
      <w:r>
        <w:rPr>
          <w:b/>
          <w:u w:val="single"/>
        </w:rPr>
        <w:t>MaTX</w:t>
      </w:r>
      <w:proofErr w:type="spellEnd"/>
      <w:r>
        <w:t xml:space="preserve">, </w:t>
      </w:r>
      <w:proofErr w:type="spellStart"/>
      <w:r>
        <w:t>HoTen</w:t>
      </w:r>
      <w:proofErr w:type="spellEnd"/>
      <w:r>
        <w:t xml:space="preserve">, </w:t>
      </w:r>
      <w:proofErr w:type="spellStart"/>
      <w:r>
        <w:t>Cmnd</w:t>
      </w:r>
      <w:proofErr w:type="spellEnd"/>
      <w:r>
        <w:t xml:space="preserve">, </w:t>
      </w:r>
      <w:proofErr w:type="spellStart"/>
      <w:r>
        <w:t>SoDT</w:t>
      </w:r>
      <w:proofErr w:type="spellEnd"/>
      <w:r>
        <w:t xml:space="preserve">, </w:t>
      </w:r>
      <w:proofErr w:type="spellStart"/>
      <w:r>
        <w:t>DiaChi</w:t>
      </w:r>
      <w:proofErr w:type="spellEnd"/>
      <w:r>
        <w:t xml:space="preserve">, </w:t>
      </w:r>
      <w:proofErr w:type="spellStart"/>
      <w:r>
        <w:t>BienSo</w:t>
      </w:r>
      <w:proofErr w:type="spellEnd"/>
      <w:r>
        <w:t xml:space="preserve">, </w:t>
      </w:r>
      <w:proofErr w:type="spellStart"/>
      <w:r>
        <w:t>MaKV</w:t>
      </w:r>
      <w:proofErr w:type="spellEnd"/>
      <w:r>
        <w:t xml:space="preserve">, Email, </w:t>
      </w:r>
      <w:proofErr w:type="spellStart"/>
      <w:r>
        <w:t>TaiKhoanNH</w:t>
      </w:r>
      <w:proofErr w:type="spellEnd"/>
      <w:r>
        <w:t>)</w:t>
      </w:r>
    </w:p>
    <w:p w14:paraId="7736014B" w14:textId="77777777" w:rsidR="006C1EA5" w:rsidRDefault="00C07DF4">
      <w:pPr>
        <w:ind w:left="360"/>
      </w:pPr>
      <w:proofErr w:type="spellStart"/>
      <w:r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,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, email,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DDCA3E3" w14:textId="77777777" w:rsidR="006C1EA5" w:rsidRDefault="006C1EA5">
      <w:pPr>
        <w:ind w:left="360"/>
      </w:pPr>
    </w:p>
    <w:p w14:paraId="44882F3B" w14:textId="77777777" w:rsidR="006C1EA5" w:rsidRDefault="00C07DF4">
      <w:pPr>
        <w:ind w:left="360"/>
      </w:pPr>
      <w:r>
        <w:t>GIAO_HANG(</w:t>
      </w:r>
      <w:proofErr w:type="spellStart"/>
      <w:r>
        <w:rPr>
          <w:b/>
          <w:u w:val="single"/>
        </w:rPr>
        <w:t>MaTX</w:t>
      </w:r>
      <w:proofErr w:type="spellEnd"/>
      <w:r>
        <w:t xml:space="preserve">, </w:t>
      </w:r>
      <w:proofErr w:type="spellStart"/>
      <w:r>
        <w:rPr>
          <w:b/>
          <w:u w:val="single"/>
        </w:rPr>
        <w:t>MaDH</w:t>
      </w:r>
      <w:proofErr w:type="spellEnd"/>
      <w:r>
        <w:t xml:space="preserve">, </w:t>
      </w:r>
      <w:proofErr w:type="spellStart"/>
      <w:r>
        <w:t>HoaHong</w:t>
      </w:r>
      <w:proofErr w:type="spellEnd"/>
      <w:r>
        <w:t>)</w:t>
      </w:r>
    </w:p>
    <w:p w14:paraId="3788B656" w14:textId="77777777" w:rsidR="006C1EA5" w:rsidRDefault="00C07DF4">
      <w:pPr>
        <w:ind w:left="360"/>
      </w:pPr>
      <w:proofErr w:type="spellStart"/>
      <w:r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12C7DB29" w14:textId="77777777" w:rsidR="006C1EA5" w:rsidRDefault="00C07DF4">
      <w:pPr>
        <w:pStyle w:val="Heading2"/>
        <w:numPr>
          <w:ilvl w:val="0"/>
          <w:numId w:val="2"/>
        </w:numPr>
      </w:pPr>
      <w:bookmarkStart w:id="13" w:name="_Toc88495241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bookmarkEnd w:id="13"/>
      <w:proofErr w:type="spellEnd"/>
    </w:p>
    <w:p w14:paraId="182F662D" w14:textId="77777777" w:rsidR="006C1EA5" w:rsidRDefault="006C1EA5">
      <w:pPr>
        <w:jc w:val="center"/>
      </w:pPr>
    </w:p>
    <w:tbl>
      <w:tblPr>
        <w:tblStyle w:val="Style1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2475"/>
        <w:gridCol w:w="2205"/>
        <w:gridCol w:w="2340"/>
      </w:tblGrid>
      <w:tr w:rsidR="006C1EA5" w14:paraId="5A9CA75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F7B4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 xml:space="preserve">Quan </w:t>
            </w:r>
            <w:proofErr w:type="spellStart"/>
            <w:r>
              <w:t>hệ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83B36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47549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4563A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</w:p>
        </w:tc>
      </w:tr>
      <w:tr w:rsidR="006C1EA5" w14:paraId="1583A9B8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C9E41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32E001CD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56B1D54F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F512E9B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6875FAA0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111CB1F5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14E3B1B7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E25654F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BAC91DD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2664C964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038ECFC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DOI_TAC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5E5F4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MaDT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38140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27C9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3EDEE24D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2B608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E47F8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TenDT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BC0B3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C5112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</w:tr>
      <w:tr w:rsidR="006C1EA5" w14:paraId="56D1909F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C77BF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A90B6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NguoiDaiDien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640A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D03E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</w:tr>
      <w:tr w:rsidR="006C1EA5" w14:paraId="0B9F90BC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0325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3850C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MaKV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3F8B3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8AE9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15068B93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02BBB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A5795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SoChiNhanh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EE73C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Số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EF8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int</w:t>
            </w:r>
          </w:p>
        </w:tc>
      </w:tr>
      <w:tr w:rsidR="006C1EA5" w14:paraId="6D08CAE5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53A1B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2F507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SLDH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ED180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8120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int</w:t>
            </w:r>
          </w:p>
        </w:tc>
      </w:tr>
      <w:tr w:rsidR="006C1EA5" w14:paraId="6E744F1D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C950D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CFE4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MaLoai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A3232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4963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7C8EEE49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C0B22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42472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DiaChiKD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6DE16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kinh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2E66F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</w:tr>
      <w:tr w:rsidR="006C1EA5" w14:paraId="1DCA9D19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86F0B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8AAAC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SoDT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872BC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65F8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varchar(15)</w:t>
            </w:r>
          </w:p>
        </w:tc>
      </w:tr>
      <w:tr w:rsidR="006C1EA5" w14:paraId="04B9EE86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99BA2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4374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Email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92C5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Email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77FA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varchar(50)</w:t>
            </w:r>
          </w:p>
        </w:tc>
      </w:tr>
      <w:tr w:rsidR="006C1EA5" w14:paraId="7370669C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03E3A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03612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MaSoThue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74C3E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thuế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4E275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3A0EE666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D7325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16D731AE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58998E84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15FD4189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CHI_NHANH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7E79B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MaCN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D000D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7A4E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6A79F099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9A9C6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2FF26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MaDT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33610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DD4C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7E0AAB32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10E5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50FE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proofErr w:type="spellStart"/>
            <w:r>
              <w:t>MaKV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12F80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7F5B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5309504C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69A11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17695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DiaChiCuThe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2E70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3F46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</w:tr>
      <w:tr w:rsidR="006C1EA5" w14:paraId="62BF7664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A54B8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4F70D9E7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LOAI_HANG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46290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MaLoai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5FA84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8696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43EDF1AD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DD775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F8A62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TenLoai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C9423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E7F2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</w:tr>
      <w:tr w:rsidR="006C1EA5" w14:paraId="56F8ED29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D4D9F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08778317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6BECB0EA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24BFD9C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684D4C92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87F6377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HOP_DONG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7B1AF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MaHD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85E52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717C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424AB9A0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F2812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0FCC7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MaDT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27A6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3DE7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3EF4AB30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FF7A8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CBB47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SoCNDangKy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96510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Số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7019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varchar(15)</w:t>
            </w:r>
          </w:p>
        </w:tc>
      </w:tr>
      <w:tr w:rsidR="006C1EA5" w14:paraId="44231E5E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82628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C9E95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TG_HieuLucHD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C69A2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D4BD6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(10)</w:t>
            </w:r>
          </w:p>
        </w:tc>
      </w:tr>
      <w:tr w:rsidR="006C1EA5" w14:paraId="72593332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0DCE2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690AF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PhanTramHoaHong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96776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Phầm</w:t>
            </w:r>
            <w:proofErr w:type="spellEnd"/>
            <w:r>
              <w:t xml:space="preserve"> </w:t>
            </w:r>
            <w:proofErr w:type="spellStart"/>
            <w:r>
              <w:t>trăm</w:t>
            </w:r>
            <w:proofErr w:type="spellEnd"/>
            <w:r>
              <w:t xml:space="preserve"> </w:t>
            </w:r>
            <w:proofErr w:type="spellStart"/>
            <w:r>
              <w:t>hoa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2E43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float</w:t>
            </w:r>
          </w:p>
        </w:tc>
      </w:tr>
      <w:tr w:rsidR="006C1EA5" w14:paraId="27D7E1E9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DE79E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277B8C5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CT_HOPDONG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2B2D4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MaHD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39B8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A255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2B6249E8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276EC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8F5F5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MaCN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070A7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766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39179F10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A0AFE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20449794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0277D26D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49D041EA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557D8F31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4CEB2BD5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4FD6CD5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39451B25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2B2F2658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4ADED7E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DON_HANG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CD1BD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lastRenderedPageBreak/>
              <w:t>MaDH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73B4B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A7AD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69116939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E068C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E0B9E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MaDT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06F50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0B6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220B50F1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EA4BE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30296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MaKH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70E1B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504F1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51C18E9C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FAA7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8AEFD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HinhThuc_ThanhToan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DDCFB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33E15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</w:tr>
      <w:tr w:rsidR="006C1EA5" w14:paraId="5BD487AF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8CE7E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666C0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TenDuong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0CFAE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C30B0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</w:tr>
      <w:tr w:rsidR="006C1EA5" w14:paraId="4C6C674E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623D0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890DF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MaKV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A783B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3324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4B244A5A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4028C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2A9E5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TongPhiSP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CABE8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BA48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float</w:t>
            </w:r>
          </w:p>
        </w:tc>
      </w:tr>
      <w:tr w:rsidR="006C1EA5" w14:paraId="3DD67D9D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54113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62B2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PhiVanChuyen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D3CFA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vận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91564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float</w:t>
            </w:r>
          </w:p>
        </w:tc>
      </w:tr>
      <w:tr w:rsidR="006C1EA5" w14:paraId="590055D7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DB32B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F6F3D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TinhTrangDH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B18E0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63F8A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</w:tr>
      <w:tr w:rsidR="006C1EA5" w14:paraId="7CD825E2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A0898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3958BA36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1BEC815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CT_DONHANG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B74CC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MaDH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C8FCD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6F3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23FD3FE7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242F2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EEA80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MaSP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6E6E5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4DA73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59AE5EEA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93764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D331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SoLuong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8CCCE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5B1A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int</w:t>
            </w:r>
          </w:p>
        </w:tc>
      </w:tr>
      <w:tr w:rsidR="006C1EA5" w14:paraId="450BB388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C16C5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60823C49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F4FA99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KHACH_HANG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AD7DC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MaKH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7D516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66F6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0933BC98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33355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5364B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TenKH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0C32B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C465B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</w:tr>
      <w:tr w:rsidR="006C1EA5" w14:paraId="010389B5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6DB27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23768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SoDT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46FFB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8AE4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varchar(15)</w:t>
            </w:r>
          </w:p>
        </w:tc>
      </w:tr>
      <w:tr w:rsidR="006C1EA5" w14:paraId="153E930D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6A50A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02B66AFF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2B33691E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KHU_VUC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46B61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MaKV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86405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1F05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67DEC336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C11D9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5672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Quan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43624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Quận</w:t>
            </w:r>
            <w:proofErr w:type="spellEnd"/>
            <w: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C22B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</w:tr>
      <w:tr w:rsidR="006C1EA5" w14:paraId="4FD3940E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3D56B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F4BCE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Tinh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BE0D2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Tỉnh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CC0F7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</w:tr>
      <w:tr w:rsidR="006C1EA5" w14:paraId="01A53314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3AC24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34F8664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4CE395B4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51F2F00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SAN_PHAM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F5458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MaSP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3B452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98D7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4BA0EC49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52AC2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61991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MaCN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F7A63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6EFF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3AF1C489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59BA3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0A45E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TenSanPham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E7034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374BA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</w:tr>
      <w:tr w:rsidR="006C1EA5" w14:paraId="4F9E4646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D81C0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7959D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Loai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39356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801E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4DC26640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C439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67B8E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Gia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E9695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39B1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float</w:t>
            </w:r>
          </w:p>
        </w:tc>
      </w:tr>
      <w:tr w:rsidR="006C1EA5" w14:paraId="37D8C889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9805D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41E44D3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48435913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5ABD02A5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201B5E7E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5504C67D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333F8486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26CBDDB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TAI_XE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5E243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MaTX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61F4C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B834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6EC38958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0604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7D8E" w14:textId="77777777" w:rsidR="006C1EA5" w:rsidRDefault="00C07DF4">
            <w:pPr>
              <w:widowControl w:val="0"/>
              <w:spacing w:line="240" w:lineRule="auto"/>
              <w:jc w:val="center"/>
              <w:rPr>
                <w:b/>
                <w:u w:val="single"/>
              </w:rPr>
            </w:pPr>
            <w:proofErr w:type="spellStart"/>
            <w:r>
              <w:t>HoTen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6699B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E41EA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</w:tr>
      <w:tr w:rsidR="006C1EA5" w14:paraId="1D37EF70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8DEEA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CB137" w14:textId="77777777" w:rsidR="006C1EA5" w:rsidRDefault="00C07DF4">
            <w:pPr>
              <w:widowControl w:val="0"/>
              <w:spacing w:line="240" w:lineRule="auto"/>
              <w:jc w:val="center"/>
              <w:rPr>
                <w:b/>
                <w:u w:val="single"/>
              </w:rPr>
            </w:pPr>
            <w:proofErr w:type="spellStart"/>
            <w:r>
              <w:t>Cmnd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76EA3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C2D05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varchar(15)</w:t>
            </w:r>
          </w:p>
        </w:tc>
      </w:tr>
      <w:tr w:rsidR="006C1EA5" w14:paraId="6D5DBD8E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94E45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C517B" w14:textId="77777777" w:rsidR="006C1EA5" w:rsidRDefault="00C07DF4">
            <w:pPr>
              <w:widowControl w:val="0"/>
              <w:spacing w:line="240" w:lineRule="auto"/>
              <w:jc w:val="center"/>
              <w:rPr>
                <w:b/>
                <w:u w:val="single"/>
              </w:rPr>
            </w:pPr>
            <w:proofErr w:type="spellStart"/>
            <w:r>
              <w:t>SoDT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EC029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ED4F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varchar(15)</w:t>
            </w:r>
          </w:p>
        </w:tc>
      </w:tr>
      <w:tr w:rsidR="006C1EA5" w14:paraId="10A3F6E3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DF403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6E1A5" w14:textId="77777777" w:rsidR="006C1EA5" w:rsidRDefault="00C07DF4">
            <w:pPr>
              <w:widowControl w:val="0"/>
              <w:spacing w:line="240" w:lineRule="auto"/>
              <w:jc w:val="center"/>
              <w:rPr>
                <w:b/>
                <w:u w:val="single"/>
              </w:rPr>
            </w:pPr>
            <w:proofErr w:type="spellStart"/>
            <w:r>
              <w:t>DiaChi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B4684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D0C0B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(100)</w:t>
            </w:r>
          </w:p>
        </w:tc>
      </w:tr>
      <w:tr w:rsidR="006C1EA5" w14:paraId="50B4CF21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323B9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E786E" w14:textId="77777777" w:rsidR="006C1EA5" w:rsidRDefault="00C07DF4">
            <w:pPr>
              <w:widowControl w:val="0"/>
              <w:spacing w:line="240" w:lineRule="auto"/>
              <w:jc w:val="center"/>
              <w:rPr>
                <w:b/>
                <w:u w:val="single"/>
              </w:rPr>
            </w:pPr>
            <w:proofErr w:type="spellStart"/>
            <w:r>
              <w:t>BienSo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ED022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Biển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3565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varchar(15)</w:t>
            </w:r>
          </w:p>
        </w:tc>
      </w:tr>
      <w:tr w:rsidR="006C1EA5" w14:paraId="1EBD4C0B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AF862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7A7CF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MaKV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D92BB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2E44E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62BFF161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B1551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D9DA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Email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6696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Email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6B524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varchar(50)</w:t>
            </w:r>
          </w:p>
        </w:tc>
      </w:tr>
      <w:tr w:rsidR="006C1EA5" w14:paraId="768E2B9A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C0521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DBC9A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TaiKhoanNH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90BEE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B74D6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(100)</w:t>
            </w:r>
          </w:p>
        </w:tc>
      </w:tr>
      <w:tr w:rsidR="006C1EA5" w14:paraId="7E4813ED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BA882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0EC5CEA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36B5671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GIAO_HANG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15870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MaTX</w:t>
            </w:r>
            <w:proofErr w:type="spellEnd"/>
            <w:r>
              <w:t xml:space="preserve"> 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AB487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C71D7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27EA3800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16E99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CB508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MaDH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9B865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3AEE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11287BFE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32E8A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D5C77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HoaHong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1367E" w14:textId="77777777" w:rsidR="006C1EA5" w:rsidRDefault="00C07DF4">
            <w:pPr>
              <w:widowControl w:val="0"/>
              <w:spacing w:line="240" w:lineRule="auto"/>
              <w:jc w:val="center"/>
            </w:pPr>
            <w:proofErr w:type="spellStart"/>
            <w:r>
              <w:t>Hoa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463E1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money</w:t>
            </w:r>
          </w:p>
        </w:tc>
      </w:tr>
    </w:tbl>
    <w:p w14:paraId="59297D2A" w14:textId="77777777" w:rsidR="006C1EA5" w:rsidRDefault="006C1EA5">
      <w:pPr>
        <w:jc w:val="center"/>
      </w:pPr>
    </w:p>
    <w:p w14:paraId="27B38F73" w14:textId="77777777" w:rsidR="006C1EA5" w:rsidRDefault="006C1EA5">
      <w:pPr>
        <w:jc w:val="center"/>
      </w:pPr>
    </w:p>
    <w:p w14:paraId="2E92E46D" w14:textId="77777777" w:rsidR="006C1EA5" w:rsidRDefault="006C1EA5">
      <w:pPr>
        <w:jc w:val="center"/>
      </w:pPr>
    </w:p>
    <w:p w14:paraId="54520589" w14:textId="77777777" w:rsidR="006C1EA5" w:rsidRDefault="006C1EA5">
      <w:pPr>
        <w:jc w:val="center"/>
      </w:pPr>
    </w:p>
    <w:p w14:paraId="69AB2DBC" w14:textId="77777777" w:rsidR="006C1EA5" w:rsidRDefault="00C07DF4">
      <w:r>
        <w:br w:type="page"/>
      </w:r>
    </w:p>
    <w:p w14:paraId="670684BF" w14:textId="77777777" w:rsidR="006C1EA5" w:rsidRDefault="00C07DF4">
      <w:pPr>
        <w:pStyle w:val="Heading1"/>
      </w:pPr>
      <w:bookmarkStart w:id="14" w:name="_Toc88495242"/>
      <w:bookmarkStart w:id="15" w:name="_Hlk88407208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4"/>
      <w:proofErr w:type="spellEnd"/>
    </w:p>
    <w:p w14:paraId="001F9278" w14:textId="77777777" w:rsidR="006C1EA5" w:rsidRDefault="00C07DF4">
      <w:pPr>
        <w:pStyle w:val="Heading2"/>
        <w:numPr>
          <w:ilvl w:val="0"/>
          <w:numId w:val="2"/>
        </w:numPr>
      </w:pPr>
      <w:bookmarkStart w:id="16" w:name="_Toc88495243"/>
      <w:bookmarkEnd w:id="15"/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role user:</w:t>
      </w:r>
      <w:bookmarkEnd w:id="16"/>
    </w:p>
    <w:p w14:paraId="5642BB77" w14:textId="77777777" w:rsidR="006C1EA5" w:rsidRDefault="00C07DF4">
      <w:pPr>
        <w:pStyle w:val="ListParagraph"/>
        <w:numPr>
          <w:ilvl w:val="0"/>
          <w:numId w:val="3"/>
        </w:numPr>
      </w:pPr>
      <w:r>
        <w:t xml:space="preserve">Role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>:</w:t>
      </w:r>
    </w:p>
    <w:p w14:paraId="591EB513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KHU_VUC</w:t>
      </w:r>
    </w:p>
    <w:p w14:paraId="0A1570E6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LOAI_HANG</w:t>
      </w:r>
    </w:p>
    <w:p w14:paraId="7398D69B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MADT(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TenDT</w:t>
      </w:r>
      <w:proofErr w:type="spellEnd"/>
      <w:r>
        <w:t>(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DOI_TAC</w:t>
      </w:r>
    </w:p>
    <w:p w14:paraId="496DFB35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DON_HANG</w:t>
      </w:r>
    </w:p>
    <w:p w14:paraId="1B4B06AF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TTDH (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DON_HANG </w:t>
      </w:r>
    </w:p>
    <w:p w14:paraId="284C26AA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CT_HOPDONG</w:t>
      </w:r>
    </w:p>
    <w:p w14:paraId="0C741F5A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HOP_DONG</w:t>
      </w:r>
    </w:p>
    <w:p w14:paraId="5DE38022" w14:textId="77777777" w:rsidR="006C1EA5" w:rsidRDefault="00C07DF4">
      <w:pPr>
        <w:pStyle w:val="ListParagraph"/>
        <w:numPr>
          <w:ilvl w:val="0"/>
          <w:numId w:val="3"/>
        </w:numPr>
      </w:pPr>
      <w:r>
        <w:t xml:space="preserve">Role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7BB77A48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MADT(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), </w:t>
      </w:r>
      <w:proofErr w:type="spellStart"/>
      <w:r>
        <w:t>TenDT</w:t>
      </w:r>
      <w:proofErr w:type="spellEnd"/>
      <w:r>
        <w:t>(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), </w:t>
      </w:r>
      <w:proofErr w:type="spellStart"/>
      <w:r>
        <w:t>NguoiDaiDien</w:t>
      </w:r>
      <w:proofErr w:type="spellEnd"/>
      <w:r>
        <w:t>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), </w:t>
      </w:r>
      <w:proofErr w:type="spellStart"/>
      <w:r>
        <w:t>MaKV</w:t>
      </w:r>
      <w:proofErr w:type="spellEnd"/>
      <w:r>
        <w:t>(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), </w:t>
      </w:r>
      <w:proofErr w:type="spellStart"/>
      <w:r>
        <w:t>DiaChiKD</w:t>
      </w:r>
      <w:proofErr w:type="spellEnd"/>
      <w:r>
        <w:t>(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), </w:t>
      </w:r>
      <w:proofErr w:type="spellStart"/>
      <w:r>
        <w:t>SoDT</w:t>
      </w:r>
      <w:proofErr w:type="spellEnd"/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), Email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DOI_TAC</w:t>
      </w:r>
    </w:p>
    <w:p w14:paraId="48DB0581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DON_HANG</w:t>
      </w:r>
    </w:p>
    <w:p w14:paraId="156F0EB1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CT_DONHANG</w:t>
      </w:r>
    </w:p>
    <w:p w14:paraId="60935432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MaKH</w:t>
      </w:r>
      <w:proofErr w:type="spellEnd"/>
      <w:r>
        <w:t>(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), </w:t>
      </w:r>
      <w:proofErr w:type="spellStart"/>
      <w:r>
        <w:t>TenKH</w:t>
      </w:r>
      <w:proofErr w:type="spellEnd"/>
      <w:r>
        <w:t>(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KHACH_HANG</w:t>
      </w:r>
    </w:p>
    <w:p w14:paraId="0F11EF57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MaSP</w:t>
      </w:r>
      <w:proofErr w:type="spellEnd"/>
      <w:r>
        <w:t>(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), </w:t>
      </w:r>
      <w:proofErr w:type="spellStart"/>
      <w:r>
        <w:t>TenSanPham</w:t>
      </w:r>
      <w:proofErr w:type="spellEnd"/>
      <w:r>
        <w:t>(</w:t>
      </w:r>
      <w:proofErr w:type="spellStart"/>
      <w:r>
        <w:t>TenSP</w:t>
      </w:r>
      <w:proofErr w:type="spellEnd"/>
      <w:r>
        <w:t>), Gia(</w:t>
      </w:r>
      <w:proofErr w:type="spellStart"/>
      <w:r>
        <w:t>TenSP</w:t>
      </w:r>
      <w:proofErr w:type="spellEnd"/>
      <w:r>
        <w:t xml:space="preserve">), </w:t>
      </w:r>
      <w:proofErr w:type="spellStart"/>
      <w:r>
        <w:t>Loai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SAN_PHAM</w:t>
      </w:r>
    </w:p>
    <w:p w14:paraId="3E1782AB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LOAI_HANG</w:t>
      </w:r>
    </w:p>
    <w:p w14:paraId="26FCBE74" w14:textId="77777777" w:rsidR="006C1EA5" w:rsidRDefault="00C07DF4">
      <w:pPr>
        <w:pStyle w:val="ListParagraph"/>
        <w:numPr>
          <w:ilvl w:val="0"/>
          <w:numId w:val="3"/>
        </w:numPr>
      </w:pPr>
      <w:r>
        <w:t xml:space="preserve">Role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>:</w:t>
      </w:r>
    </w:p>
    <w:p w14:paraId="492323EF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TAI_XE</w:t>
      </w:r>
    </w:p>
    <w:p w14:paraId="64265FB7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DON_HANG</w:t>
      </w:r>
    </w:p>
    <w:p w14:paraId="2F32CBCB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KHU_VUC</w:t>
      </w:r>
    </w:p>
    <w:p w14:paraId="4AC0FC31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GIAO_HANG</w:t>
      </w:r>
    </w:p>
    <w:p w14:paraId="6897CEA5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DON_HANG</w:t>
      </w:r>
    </w:p>
    <w:p w14:paraId="22DF90E5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MaKH</w:t>
      </w:r>
      <w:proofErr w:type="spellEnd"/>
      <w:r>
        <w:t>(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), </w:t>
      </w:r>
      <w:proofErr w:type="spellStart"/>
      <w:r>
        <w:t>TenKH</w:t>
      </w:r>
      <w:proofErr w:type="spellEnd"/>
      <w:r>
        <w:t>(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KHACH_HANG</w:t>
      </w:r>
    </w:p>
    <w:p w14:paraId="75C66BD1" w14:textId="77777777" w:rsidR="006C1EA5" w:rsidRDefault="00C07DF4">
      <w:pPr>
        <w:pStyle w:val="ListParagraph"/>
        <w:numPr>
          <w:ilvl w:val="0"/>
          <w:numId w:val="3"/>
        </w:numPr>
      </w:pPr>
      <w:r>
        <w:t xml:space="preserve">Role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58232DD5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lastRenderedPageBreak/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HOP_DONG</w:t>
      </w:r>
    </w:p>
    <w:p w14:paraId="58A2166D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TG_HieuLucHD</w:t>
      </w:r>
      <w:proofErr w:type="spellEnd"/>
      <w:r>
        <w:t xml:space="preserve">, </w:t>
      </w:r>
      <w:proofErr w:type="spellStart"/>
      <w:r>
        <w:t>PhanTramHoaHong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HOP_DONG</w:t>
      </w:r>
    </w:p>
    <w:p w14:paraId="5D432977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DOI_TAC</w:t>
      </w:r>
    </w:p>
    <w:p w14:paraId="749A9A36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LOAI_HANG</w:t>
      </w:r>
    </w:p>
    <w:p w14:paraId="6A1AFD9B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HOP_DONG</w:t>
      </w:r>
    </w:p>
    <w:p w14:paraId="2880040B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CT_HOPDONG</w:t>
      </w:r>
    </w:p>
    <w:p w14:paraId="5227E094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CHI_NHANH</w:t>
      </w:r>
    </w:p>
    <w:p w14:paraId="5EDF6BA6" w14:textId="77777777" w:rsidR="006C1EA5" w:rsidRDefault="00C07DF4">
      <w:pPr>
        <w:pStyle w:val="ListParagraph"/>
        <w:numPr>
          <w:ilvl w:val="1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KHU_VUC</w:t>
      </w:r>
    </w:p>
    <w:p w14:paraId="3C31AFFF" w14:textId="77777777" w:rsidR="006C1EA5" w:rsidRDefault="00C07DF4">
      <w:pPr>
        <w:pStyle w:val="ListParagraph"/>
        <w:numPr>
          <w:ilvl w:val="0"/>
          <w:numId w:val="3"/>
        </w:numPr>
      </w:pPr>
      <w:r>
        <w:t>Role admin:</w:t>
      </w:r>
    </w:p>
    <w:p w14:paraId="5939AAAB" w14:textId="77777777" w:rsidR="006C1EA5" w:rsidRDefault="00C07DF4">
      <w:pPr>
        <w:pStyle w:val="ListParagraph"/>
        <w:numPr>
          <w:ilvl w:val="1"/>
          <w:numId w:val="3"/>
        </w:numPr>
      </w:pPr>
      <w:r>
        <w:t xml:space="preserve">System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4554494" w14:textId="77777777" w:rsidR="006C1EA5" w:rsidRDefault="00C07DF4">
      <w:pPr>
        <w:pStyle w:val="ListParagraph"/>
        <w:numPr>
          <w:ilvl w:val="2"/>
          <w:numId w:val="3"/>
        </w:numPr>
      </w:pPr>
      <w:proofErr w:type="spellStart"/>
      <w:r>
        <w:t>Thêm</w:t>
      </w:r>
      <w:proofErr w:type="spellEnd"/>
      <w:r>
        <w:t>/</w:t>
      </w:r>
      <w:proofErr w:type="spellStart"/>
      <w:r>
        <w:t>xóa</w:t>
      </w:r>
      <w:proofErr w:type="spellEnd"/>
      <w:r>
        <w:t>/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login SQL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user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database</w:t>
      </w:r>
    </w:p>
    <w:p w14:paraId="2634AF2B" w14:textId="77777777" w:rsidR="006C1EA5" w:rsidRDefault="00C07DF4">
      <w:pPr>
        <w:pStyle w:val="ListParagraph"/>
        <w:numPr>
          <w:ilvl w:val="2"/>
          <w:numId w:val="3"/>
        </w:numPr>
      </w:pPr>
      <w:proofErr w:type="spellStart"/>
      <w:r>
        <w:t>Khóa</w:t>
      </w:r>
      <w:proofErr w:type="spellEnd"/>
      <w:r>
        <w:t>/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login SQL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user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database</w:t>
      </w:r>
    </w:p>
    <w:p w14:paraId="4E30D073" w14:textId="77777777" w:rsidR="006C1EA5" w:rsidRDefault="00C07DF4">
      <w:pPr>
        <w:pStyle w:val="ListParagraph"/>
        <w:numPr>
          <w:ilvl w:val="2"/>
          <w:numId w:val="3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database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db_owner</w:t>
      </w:r>
      <w:proofErr w:type="spellEnd"/>
    </w:p>
    <w:p w14:paraId="41B99EB9" w14:textId="77777777" w:rsidR="006C1EA5" w:rsidRDefault="00C07DF4">
      <w:pPr>
        <w:pStyle w:val="ListParagraph"/>
        <w:numPr>
          <w:ilvl w:val="1"/>
          <w:numId w:val="3"/>
        </w:numPr>
      </w:pPr>
      <w:r>
        <w:t xml:space="preserve">Database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90AFBF9" w14:textId="77777777" w:rsidR="006C1EA5" w:rsidRDefault="00C07DF4">
      <w:pPr>
        <w:pStyle w:val="ListParagraph"/>
        <w:numPr>
          <w:ilvl w:val="2"/>
          <w:numId w:val="3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database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db_owner</w:t>
      </w:r>
      <w:proofErr w:type="spellEnd"/>
    </w:p>
    <w:p w14:paraId="05712DFE" w14:textId="77777777" w:rsidR="006C1EA5" w:rsidRDefault="006C1EA5"/>
    <w:p w14:paraId="61FE1508" w14:textId="77777777" w:rsidR="006C1EA5" w:rsidRDefault="006C1EA5"/>
    <w:p w14:paraId="6B79B0BD" w14:textId="77777777" w:rsidR="006C1EA5" w:rsidRDefault="006C1EA5"/>
    <w:p w14:paraId="367E44E3" w14:textId="77777777" w:rsidR="006C1EA5" w:rsidRDefault="006C1EA5"/>
    <w:p w14:paraId="2525869E" w14:textId="77777777" w:rsidR="006C1EA5" w:rsidRDefault="006C1EA5"/>
    <w:p w14:paraId="2BAA202F" w14:textId="77777777" w:rsidR="006C1EA5" w:rsidRDefault="006C1EA5"/>
    <w:p w14:paraId="38A17B2C" w14:textId="77777777" w:rsidR="006C1EA5" w:rsidRDefault="006C1EA5"/>
    <w:p w14:paraId="25FF277E" w14:textId="77777777" w:rsidR="006C1EA5" w:rsidRDefault="006C1EA5"/>
    <w:p w14:paraId="489AE4D0" w14:textId="77777777" w:rsidR="006C1EA5" w:rsidRDefault="006C1EA5"/>
    <w:p w14:paraId="7948E9CF" w14:textId="77777777" w:rsidR="006C1EA5" w:rsidRDefault="006C1EA5"/>
    <w:p w14:paraId="7D3E99C4" w14:textId="77777777" w:rsidR="006C1EA5" w:rsidRDefault="006C1EA5"/>
    <w:p w14:paraId="659DDFE0" w14:textId="77777777" w:rsidR="006C1EA5" w:rsidRDefault="006C1EA5"/>
    <w:p w14:paraId="74A26EF6" w14:textId="77777777" w:rsidR="006C1EA5" w:rsidRDefault="006C1EA5"/>
    <w:p w14:paraId="1687C45D" w14:textId="77777777" w:rsidR="006C1EA5" w:rsidRDefault="006C1EA5"/>
    <w:p w14:paraId="7184D3F6" w14:textId="77777777" w:rsidR="006C1EA5" w:rsidRDefault="006C1EA5"/>
    <w:p w14:paraId="0FC47CB5" w14:textId="77777777" w:rsidR="006C1EA5" w:rsidRDefault="006C1EA5"/>
    <w:p w14:paraId="7FF0D470" w14:textId="77777777" w:rsidR="006C1EA5" w:rsidRDefault="006C1EA5"/>
    <w:p w14:paraId="5512BEBA" w14:textId="77777777" w:rsidR="006C1EA5" w:rsidRDefault="00C07DF4">
      <w:pPr>
        <w:pStyle w:val="Heading1"/>
      </w:pPr>
      <w:bookmarkStart w:id="17" w:name="_Toc88495244"/>
      <w:proofErr w:type="spellStart"/>
      <w:r>
        <w:lastRenderedPageBreak/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chấp</w:t>
      </w:r>
      <w:bookmarkEnd w:id="17"/>
      <w:proofErr w:type="spellEnd"/>
    </w:p>
    <w:p w14:paraId="4B2BD118" w14:textId="77777777" w:rsidR="006C1EA5" w:rsidRDefault="00C07DF4">
      <w:pPr>
        <w:pStyle w:val="Heading2"/>
      </w:pPr>
      <w:r>
        <w:t xml:space="preserve">     </w:t>
      </w:r>
      <w:bookmarkStart w:id="18" w:name="_Toc88495245"/>
      <w:r>
        <w:t xml:space="preserve">5.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  <w:bookmarkEnd w:id="18"/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2268"/>
        <w:gridCol w:w="6945"/>
      </w:tblGrid>
      <w:tr w:rsidR="006C1EA5" w14:paraId="3576F094" w14:textId="77777777">
        <w:tc>
          <w:tcPr>
            <w:tcW w:w="2268" w:type="dxa"/>
          </w:tcPr>
          <w:p w14:paraId="6B01524B" w14:textId="77777777" w:rsidR="006C1EA5" w:rsidRDefault="00C07DF4">
            <w:pPr>
              <w:spacing w:line="240" w:lineRule="auto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tượng</w:t>
            </w:r>
            <w:proofErr w:type="spellEnd"/>
          </w:p>
        </w:tc>
        <w:tc>
          <w:tcPr>
            <w:tcW w:w="6945" w:type="dxa"/>
          </w:tcPr>
          <w:p w14:paraId="2CBEF983" w14:textId="77777777" w:rsidR="006C1EA5" w:rsidRDefault="00C07DF4">
            <w:pPr>
              <w:spacing w:line="240" w:lineRule="auto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Chức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năng</w:t>
            </w:r>
            <w:proofErr w:type="spellEnd"/>
          </w:p>
        </w:tc>
      </w:tr>
      <w:tr w:rsidR="006C1EA5" w14:paraId="1E99D8A8" w14:textId="77777777">
        <w:tc>
          <w:tcPr>
            <w:tcW w:w="2268" w:type="dxa"/>
          </w:tcPr>
          <w:p w14:paraId="2EF83D60" w14:textId="77777777" w:rsidR="006C1EA5" w:rsidRDefault="00C07DF4">
            <w:pPr>
              <w:spacing w:line="240" w:lineRule="auto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</w:p>
        </w:tc>
        <w:tc>
          <w:tcPr>
            <w:tcW w:w="6945" w:type="dxa"/>
          </w:tcPr>
          <w:p w14:paraId="04575D0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hiệu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lực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phần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hoa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</w:p>
          <w:p w14:paraId="26987E2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xóa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sửa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tin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chi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nhánh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cung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cấp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này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</w:p>
          <w:p w14:paraId="432C893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tin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tình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trạng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</w:tr>
      <w:tr w:rsidR="006C1EA5" w14:paraId="58B416E3" w14:textId="77777777">
        <w:tc>
          <w:tcPr>
            <w:tcW w:w="2268" w:type="dxa"/>
          </w:tcPr>
          <w:p w14:paraId="0F19634D" w14:textId="77777777" w:rsidR="006C1EA5" w:rsidRDefault="00C07DF4">
            <w:pPr>
              <w:spacing w:line="240" w:lineRule="auto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  <w:tc>
          <w:tcPr>
            <w:tcW w:w="6945" w:type="dxa"/>
          </w:tcPr>
          <w:p w14:paraId="5C03324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</w:p>
          <w:p w14:paraId="01AC953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Chọn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số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lượng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tương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ứng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hình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thức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toán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địa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chỉ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  <w:p w14:paraId="54E4A35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Khi </w:t>
            </w:r>
            <w:proofErr w:type="spellStart"/>
            <w:r>
              <w:rPr>
                <w:rFonts w:eastAsiaTheme="minorEastAsia" w:cstheme="minorBidi"/>
                <w:lang w:val="en-US"/>
              </w:rPr>
              <w:t>xác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ý,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sẽ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được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chuyển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đến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</w:p>
          <w:p w14:paraId="625B03F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Theo </w:t>
            </w:r>
            <w:proofErr w:type="spellStart"/>
            <w:r>
              <w:rPr>
                <w:rFonts w:eastAsiaTheme="minorEastAsia" w:cstheme="minorBidi"/>
                <w:lang w:val="en-US"/>
              </w:rPr>
              <w:t>dõi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quá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trình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vận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chuyển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</w:tr>
      <w:tr w:rsidR="006C1EA5" w14:paraId="03A604E7" w14:textId="77777777">
        <w:tc>
          <w:tcPr>
            <w:tcW w:w="2268" w:type="dxa"/>
          </w:tcPr>
          <w:p w14:paraId="0FDEDB7C" w14:textId="77777777" w:rsidR="006C1EA5" w:rsidRDefault="00C07DF4">
            <w:pPr>
              <w:spacing w:line="240" w:lineRule="auto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</w:p>
        </w:tc>
        <w:tc>
          <w:tcPr>
            <w:tcW w:w="6945" w:type="dxa"/>
          </w:tcPr>
          <w:p w14:paraId="7396CF6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Danh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sẽ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hiển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thị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theo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vực</w:t>
            </w:r>
            <w:proofErr w:type="spellEnd"/>
          </w:p>
          <w:p w14:paraId="7BA08F5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vi-VN"/>
              </w:rPr>
            </w:pPr>
            <w:r>
              <w:rPr>
                <w:rFonts w:eastAsiaTheme="minorEastAsia" w:cstheme="minorBidi"/>
                <w:lang w:val="en-US"/>
              </w:rPr>
              <w:t>- C</w:t>
            </w:r>
            <w:r>
              <w:rPr>
                <w:rFonts w:eastAsiaTheme="minorEastAsia" w:cstheme="minorBidi"/>
                <w:lang w:val="vi-VN"/>
              </w:rPr>
              <w:t>họn đơn hàng sẽ phục vụ</w:t>
            </w:r>
          </w:p>
          <w:p w14:paraId="59A7070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tình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trạng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  <w:p w14:paraId="77C60B2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Danh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phí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vận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chuyển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</w:p>
        </w:tc>
      </w:tr>
      <w:tr w:rsidR="006C1EA5" w14:paraId="69BAA67F" w14:textId="77777777">
        <w:tc>
          <w:tcPr>
            <w:tcW w:w="2268" w:type="dxa"/>
          </w:tcPr>
          <w:p w14:paraId="1316B49D" w14:textId="77777777" w:rsidR="006C1EA5" w:rsidRDefault="00C07DF4">
            <w:pPr>
              <w:spacing w:line="240" w:lineRule="auto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</w:p>
        </w:tc>
        <w:tc>
          <w:tcPr>
            <w:tcW w:w="6945" w:type="dxa"/>
          </w:tcPr>
          <w:p w14:paraId="691BA25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</w:p>
          <w:p w14:paraId="642F72A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</w:p>
          <w:p w14:paraId="0B4ED12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Duyệt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đồng</w:t>
            </w:r>
            <w:proofErr w:type="spellEnd"/>
          </w:p>
        </w:tc>
      </w:tr>
      <w:tr w:rsidR="006C1EA5" w14:paraId="2FBE0E3B" w14:textId="77777777">
        <w:tc>
          <w:tcPr>
            <w:tcW w:w="2268" w:type="dxa"/>
          </w:tcPr>
          <w:p w14:paraId="38925477" w14:textId="77777777" w:rsidR="006C1EA5" w:rsidRDefault="00C07DF4">
            <w:pPr>
              <w:spacing w:line="240" w:lineRule="auto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Admin</w:t>
            </w:r>
          </w:p>
        </w:tc>
        <w:tc>
          <w:tcPr>
            <w:tcW w:w="6945" w:type="dxa"/>
          </w:tcPr>
          <w:p w14:paraId="60BF3C8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tin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</w:p>
          <w:p w14:paraId="23813AE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xóa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sửa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admin,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</w:p>
        </w:tc>
      </w:tr>
    </w:tbl>
    <w:p w14:paraId="2934C481" w14:textId="77777777" w:rsidR="006C1EA5" w:rsidRDefault="006C1EA5">
      <w:pPr>
        <w:rPr>
          <w:lang w:val="en-US"/>
        </w:rPr>
      </w:pPr>
    </w:p>
    <w:p w14:paraId="68633EE2" w14:textId="77777777" w:rsidR="006C1EA5" w:rsidRDefault="00C07DF4">
      <w:pPr>
        <w:pStyle w:val="Heading2"/>
      </w:pPr>
      <w:r>
        <w:t xml:space="preserve">     </w:t>
      </w:r>
      <w:bookmarkStart w:id="19" w:name="_Toc88495246"/>
      <w:r>
        <w:t xml:space="preserve">6.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stored </w:t>
      </w:r>
      <w:proofErr w:type="spellStart"/>
      <w:r>
        <w:t>procerdure</w:t>
      </w:r>
      <w:proofErr w:type="spellEnd"/>
      <w:r>
        <w:t>:</w:t>
      </w:r>
      <w:bookmarkEnd w:id="19"/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2515"/>
        <w:gridCol w:w="1733"/>
        <w:gridCol w:w="1984"/>
        <w:gridCol w:w="3402"/>
      </w:tblGrid>
      <w:tr w:rsidR="006C1EA5" w14:paraId="1947581C" w14:textId="77777777">
        <w:tc>
          <w:tcPr>
            <w:tcW w:w="2515" w:type="dxa"/>
          </w:tcPr>
          <w:p w14:paraId="427062E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tục</w:t>
            </w:r>
            <w:proofErr w:type="spellEnd"/>
          </w:p>
        </w:tc>
        <w:tc>
          <w:tcPr>
            <w:tcW w:w="1733" w:type="dxa"/>
          </w:tcPr>
          <w:p w14:paraId="6C8E3876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Mục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đích</w:t>
            </w:r>
            <w:proofErr w:type="spellEnd"/>
          </w:p>
        </w:tc>
        <w:tc>
          <w:tcPr>
            <w:tcW w:w="1984" w:type="dxa"/>
          </w:tcPr>
          <w:p w14:paraId="2719083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Tham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số</w:t>
            </w:r>
            <w:proofErr w:type="spellEnd"/>
          </w:p>
        </w:tc>
        <w:tc>
          <w:tcPr>
            <w:tcW w:w="3402" w:type="dxa"/>
          </w:tcPr>
          <w:p w14:paraId="065C2D6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Các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bước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thực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hiện</w:t>
            </w:r>
            <w:proofErr w:type="spellEnd"/>
          </w:p>
        </w:tc>
      </w:tr>
      <w:tr w:rsidR="006C1EA5" w14:paraId="6F9D4FCF" w14:textId="77777777">
        <w:tc>
          <w:tcPr>
            <w:tcW w:w="2515" w:type="dxa"/>
          </w:tcPr>
          <w:p w14:paraId="610BF5C6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spAddProduct</w:t>
            </w:r>
            <w:proofErr w:type="spellEnd"/>
          </w:p>
        </w:tc>
        <w:tc>
          <w:tcPr>
            <w:tcW w:w="1733" w:type="dxa"/>
          </w:tcPr>
          <w:p w14:paraId="22E0915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tin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họ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cung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cấp</w:t>
            </w:r>
            <w:proofErr w:type="spellEnd"/>
            <w:r>
              <w:rPr>
                <w:rFonts w:eastAsiaTheme="minorEastAsia" w:cstheme="minorBidi"/>
                <w:lang w:val="en-US"/>
              </w:rPr>
              <w:t>.</w:t>
            </w:r>
          </w:p>
        </w:tc>
        <w:tc>
          <w:tcPr>
            <w:tcW w:w="1984" w:type="dxa"/>
          </w:tcPr>
          <w:p w14:paraId="1C34530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@maSP varchar(20), @maCN varchar(20), @tensanpham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(50), @loai varchar(20), @gia float</w:t>
            </w:r>
          </w:p>
        </w:tc>
        <w:tc>
          <w:tcPr>
            <w:tcW w:w="3402" w:type="dxa"/>
          </w:tcPr>
          <w:p w14:paraId="1E61212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0F40F20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4992378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096A3F3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4C07174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tin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>.</w:t>
            </w:r>
          </w:p>
          <w:p w14:paraId="471444B9" w14:textId="77777777" w:rsidR="006C1EA5" w:rsidRDefault="006C1EA5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</w:p>
        </w:tc>
      </w:tr>
      <w:tr w:rsidR="006C1EA5" w14:paraId="063F42C5" w14:textId="77777777">
        <w:tc>
          <w:tcPr>
            <w:tcW w:w="2515" w:type="dxa"/>
          </w:tcPr>
          <w:p w14:paraId="010BB9E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lastRenderedPageBreak/>
              <w:t>spUpdateProduct</w:t>
            </w:r>
            <w:proofErr w:type="spellEnd"/>
          </w:p>
        </w:tc>
        <w:tc>
          <w:tcPr>
            <w:tcW w:w="1733" w:type="dxa"/>
          </w:tcPr>
          <w:p w14:paraId="39E7969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sửa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tin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họ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cung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cấp</w:t>
            </w:r>
            <w:proofErr w:type="spellEnd"/>
            <w:r>
              <w:rPr>
                <w:rFonts w:eastAsiaTheme="minorEastAsia" w:cstheme="minorBidi"/>
                <w:lang w:val="en-US"/>
              </w:rPr>
              <w:t>.</w:t>
            </w:r>
          </w:p>
        </w:tc>
        <w:tc>
          <w:tcPr>
            <w:tcW w:w="1984" w:type="dxa"/>
          </w:tcPr>
          <w:p w14:paraId="0488866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@maSP varchar(20), @maCN varchar(20), @tensanpham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(50), @loai varchar(20), @gia float</w:t>
            </w:r>
          </w:p>
        </w:tc>
        <w:tc>
          <w:tcPr>
            <w:tcW w:w="3402" w:type="dxa"/>
          </w:tcPr>
          <w:p w14:paraId="049A070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240C3B9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0456AB2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0BEFEF5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0EBD10E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sửa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tin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>.</w:t>
            </w:r>
          </w:p>
        </w:tc>
      </w:tr>
      <w:tr w:rsidR="006C1EA5" w14:paraId="00C27D48" w14:textId="77777777">
        <w:tc>
          <w:tcPr>
            <w:tcW w:w="2515" w:type="dxa"/>
          </w:tcPr>
          <w:p w14:paraId="43F13DE8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spDeleteProduct</w:t>
            </w:r>
            <w:proofErr w:type="spellEnd"/>
          </w:p>
        </w:tc>
        <w:tc>
          <w:tcPr>
            <w:tcW w:w="1733" w:type="dxa"/>
          </w:tcPr>
          <w:p w14:paraId="18E0CBE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xóa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tin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họ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cung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cấp</w:t>
            </w:r>
            <w:proofErr w:type="spellEnd"/>
            <w:r>
              <w:rPr>
                <w:rFonts w:eastAsiaTheme="minorEastAsia" w:cstheme="minorBidi"/>
                <w:lang w:val="en-US"/>
              </w:rPr>
              <w:t>.</w:t>
            </w:r>
          </w:p>
        </w:tc>
        <w:tc>
          <w:tcPr>
            <w:tcW w:w="1984" w:type="dxa"/>
          </w:tcPr>
          <w:p w14:paraId="02FBB9A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@maSP varchar(20), @maCN varchar(20), @tensanpham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(50), @loai varchar(20), @gia float</w:t>
            </w:r>
          </w:p>
        </w:tc>
        <w:tc>
          <w:tcPr>
            <w:tcW w:w="3402" w:type="dxa"/>
          </w:tcPr>
          <w:p w14:paraId="0E0E403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53C2642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638A46A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4AC4430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664BB09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xóa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tin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>.</w:t>
            </w:r>
          </w:p>
        </w:tc>
      </w:tr>
      <w:tr w:rsidR="006C1EA5" w14:paraId="21026D6D" w14:textId="77777777">
        <w:tc>
          <w:tcPr>
            <w:tcW w:w="2515" w:type="dxa"/>
          </w:tcPr>
          <w:p w14:paraId="404CE04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spUpdateBranch</w:t>
            </w:r>
            <w:proofErr w:type="spellEnd"/>
          </w:p>
        </w:tc>
        <w:tc>
          <w:tcPr>
            <w:tcW w:w="1733" w:type="dxa"/>
          </w:tcPr>
          <w:p w14:paraId="6044518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tin chi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nhánh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cung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cấp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</w:p>
        </w:tc>
        <w:tc>
          <w:tcPr>
            <w:tcW w:w="1984" w:type="dxa"/>
          </w:tcPr>
          <w:p w14:paraId="37F81ED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@madt varchar(20),</w:t>
            </w:r>
          </w:p>
          <w:p w14:paraId="44C377B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@masp varchar(20),</w:t>
            </w:r>
          </w:p>
          <w:p w14:paraId="19D58DD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@makv varchar(20),</w:t>
            </w:r>
          </w:p>
          <w:p w14:paraId="30B028F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@diachict varchar(50)</w:t>
            </w:r>
          </w:p>
        </w:tc>
        <w:tc>
          <w:tcPr>
            <w:tcW w:w="3402" w:type="dxa"/>
          </w:tcPr>
          <w:p w14:paraId="7120186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7754A8E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05E10B2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chi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nhánh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cung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cấp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vực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truyền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257496A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thõa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hai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điều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kiện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rollback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</w:p>
          <w:p w14:paraId="04C552B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Ngược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tin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chi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nhánh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cung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cấp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này</w:t>
            </w:r>
            <w:proofErr w:type="spellEnd"/>
            <w:r>
              <w:rPr>
                <w:rFonts w:eastAsiaTheme="minorEastAsia" w:cstheme="minorBidi"/>
                <w:lang w:val="en-US"/>
              </w:rPr>
              <w:t>.</w:t>
            </w:r>
          </w:p>
        </w:tc>
      </w:tr>
      <w:tr w:rsidR="006C1EA5" w14:paraId="47D92B33" w14:textId="77777777">
        <w:tc>
          <w:tcPr>
            <w:tcW w:w="2515" w:type="dxa"/>
          </w:tcPr>
          <w:p w14:paraId="752CC49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spViewOrderInformation</w:t>
            </w:r>
            <w:proofErr w:type="spellEnd"/>
          </w:p>
        </w:tc>
        <w:tc>
          <w:tcPr>
            <w:tcW w:w="1733" w:type="dxa"/>
          </w:tcPr>
          <w:p w14:paraId="517FA8F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tin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  <w:tc>
          <w:tcPr>
            <w:tcW w:w="1984" w:type="dxa"/>
          </w:tcPr>
          <w:p w14:paraId="2981847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@madh varchar(20)</w:t>
            </w:r>
          </w:p>
        </w:tc>
        <w:tc>
          <w:tcPr>
            <w:tcW w:w="3402" w:type="dxa"/>
          </w:tcPr>
          <w:p w14:paraId="68C38B5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30C4843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7E10C0A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63BC2AA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44BDFE7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tin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</w:tr>
      <w:tr w:rsidR="006C1EA5" w14:paraId="160CA231" w14:textId="77777777">
        <w:tc>
          <w:tcPr>
            <w:tcW w:w="2515" w:type="dxa"/>
          </w:tcPr>
          <w:p w14:paraId="715B0DE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lastRenderedPageBreak/>
              <w:t>spUpdateOrderStatusForPartner</w:t>
            </w:r>
            <w:proofErr w:type="spellEnd"/>
          </w:p>
        </w:tc>
        <w:tc>
          <w:tcPr>
            <w:tcW w:w="1733" w:type="dxa"/>
          </w:tcPr>
          <w:p w14:paraId="4D324B7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tình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trạng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  <w:tc>
          <w:tcPr>
            <w:tcW w:w="1984" w:type="dxa"/>
          </w:tcPr>
          <w:p w14:paraId="1D85CC3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@madt varchar(20),  @madh varchar(20), @ttdh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(50)</w:t>
            </w:r>
          </w:p>
        </w:tc>
        <w:tc>
          <w:tcPr>
            <w:tcW w:w="3402" w:type="dxa"/>
          </w:tcPr>
          <w:p w14:paraId="30F7B4A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29DACC6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49E1564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64B8A69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1ADC71F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tình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trạng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</w:tr>
      <w:tr w:rsidR="006C1EA5" w14:paraId="174839EE" w14:textId="77777777">
        <w:tc>
          <w:tcPr>
            <w:tcW w:w="2515" w:type="dxa"/>
          </w:tcPr>
          <w:p w14:paraId="7DB6F1A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spViewPartnerList</w:t>
            </w:r>
            <w:proofErr w:type="spellEnd"/>
          </w:p>
        </w:tc>
        <w:tc>
          <w:tcPr>
            <w:tcW w:w="1733" w:type="dxa"/>
          </w:tcPr>
          <w:p w14:paraId="6E60F12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</w:p>
        </w:tc>
        <w:tc>
          <w:tcPr>
            <w:tcW w:w="1984" w:type="dxa"/>
          </w:tcPr>
          <w:p w14:paraId="180F3CA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</w:p>
        </w:tc>
        <w:tc>
          <w:tcPr>
            <w:tcW w:w="3402" w:type="dxa"/>
          </w:tcPr>
          <w:p w14:paraId="1B96BF6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0139285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08CC356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1D291D3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4D537F5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tin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(</w:t>
            </w:r>
            <w:proofErr w:type="spellStart"/>
            <w:r>
              <w:rPr>
                <w:rFonts w:eastAsiaTheme="minorEastAsia" w:cstheme="minorBidi"/>
                <w:lang w:val="en-US"/>
              </w:rPr>
              <w:t>mã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diện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mã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vực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mã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loại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địa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chỉ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kinh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doanh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số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điện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thoại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email)</w:t>
            </w:r>
          </w:p>
        </w:tc>
      </w:tr>
      <w:tr w:rsidR="006C1EA5" w14:paraId="35137DB3" w14:textId="77777777">
        <w:tc>
          <w:tcPr>
            <w:tcW w:w="2515" w:type="dxa"/>
          </w:tcPr>
          <w:p w14:paraId="48E3260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spViewProductListOfPartner</w:t>
            </w:r>
            <w:proofErr w:type="spellEnd"/>
          </w:p>
        </w:tc>
        <w:tc>
          <w:tcPr>
            <w:tcW w:w="1733" w:type="dxa"/>
          </w:tcPr>
          <w:p w14:paraId="4D3751E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</w:p>
        </w:tc>
        <w:tc>
          <w:tcPr>
            <w:tcW w:w="1984" w:type="dxa"/>
          </w:tcPr>
          <w:p w14:paraId="5E4D156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@madt varchar(20)</w:t>
            </w:r>
          </w:p>
        </w:tc>
        <w:tc>
          <w:tcPr>
            <w:tcW w:w="3402" w:type="dxa"/>
          </w:tcPr>
          <w:p w14:paraId="4E3BFDF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6E8BDBB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0679625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79BE492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1408EA5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tin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(</w:t>
            </w:r>
            <w:proofErr w:type="spellStart"/>
            <w:r>
              <w:rPr>
                <w:rFonts w:eastAsiaTheme="minorEastAsia" w:cstheme="minorBidi"/>
                <w:lang w:val="en-US"/>
              </w:rPr>
              <w:t>mã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giá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loại</w:t>
            </w:r>
            <w:proofErr w:type="spellEnd"/>
            <w:r>
              <w:rPr>
                <w:rFonts w:eastAsiaTheme="minorEastAsia" w:cstheme="minorBidi"/>
                <w:lang w:val="en-US"/>
              </w:rPr>
              <w:t>)</w:t>
            </w:r>
          </w:p>
        </w:tc>
      </w:tr>
      <w:tr w:rsidR="006C1EA5" w14:paraId="32E77D44" w14:textId="77777777">
        <w:tc>
          <w:tcPr>
            <w:tcW w:w="2515" w:type="dxa"/>
          </w:tcPr>
          <w:p w14:paraId="47CA114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spCreateOrder</w:t>
            </w:r>
            <w:proofErr w:type="spellEnd"/>
          </w:p>
        </w:tc>
        <w:tc>
          <w:tcPr>
            <w:tcW w:w="1733" w:type="dxa"/>
          </w:tcPr>
          <w:p w14:paraId="2E065F3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  <w:tc>
          <w:tcPr>
            <w:tcW w:w="1984" w:type="dxa"/>
          </w:tcPr>
          <w:p w14:paraId="457F62D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@madh varchar(20), @madt varchar(20), @makh varchar(20), @ht_tt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(50), @tenduong </w:t>
            </w:r>
            <w:proofErr w:type="spellStart"/>
            <w:r>
              <w:rPr>
                <w:rFonts w:eastAsiaTheme="minorEastAsia" w:cstheme="minorBidi"/>
                <w:lang w:val="en-US"/>
              </w:rPr>
              <w:lastRenderedPageBreak/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(50), @makv varchar(20), @masp varchar(20), @soluong int</w:t>
            </w:r>
          </w:p>
        </w:tc>
        <w:tc>
          <w:tcPr>
            <w:tcW w:w="3402" w:type="dxa"/>
          </w:tcPr>
          <w:p w14:paraId="42FFFC9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lastRenderedPageBreak/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7189296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36074A3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50B7C19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348A262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lastRenderedPageBreak/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chi </w:t>
            </w:r>
            <w:proofErr w:type="spellStart"/>
            <w:r>
              <w:rPr>
                <w:rFonts w:eastAsiaTheme="minorEastAsia" w:cstheme="minorBidi"/>
                <w:lang w:val="en-US"/>
              </w:rPr>
              <w:t>tiết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tổng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tiền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</w:p>
        </w:tc>
      </w:tr>
      <w:tr w:rsidR="006C1EA5" w14:paraId="5C7E90BA" w14:textId="77777777">
        <w:tc>
          <w:tcPr>
            <w:tcW w:w="2515" w:type="dxa"/>
          </w:tcPr>
          <w:p w14:paraId="75BD6946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lastRenderedPageBreak/>
              <w:t>spUpdateOrder</w:t>
            </w:r>
            <w:proofErr w:type="spellEnd"/>
          </w:p>
        </w:tc>
        <w:tc>
          <w:tcPr>
            <w:tcW w:w="1733" w:type="dxa"/>
          </w:tcPr>
          <w:p w14:paraId="7E7C9EE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  <w:tc>
          <w:tcPr>
            <w:tcW w:w="1984" w:type="dxa"/>
          </w:tcPr>
          <w:p w14:paraId="0DE8391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@madh varchar(20), @madt varchar(20), @makh varchar(20), @ht_tt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(50), @tenduong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(50), @makv varchar(20), @masp varchar(20), @soluong int</w:t>
            </w:r>
          </w:p>
        </w:tc>
        <w:tc>
          <w:tcPr>
            <w:tcW w:w="3402" w:type="dxa"/>
          </w:tcPr>
          <w:p w14:paraId="20E2097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1A92986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04ECEC9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103D933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25461C9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0DC4BF9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được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trong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số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lượng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hình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thức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toán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địa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chỉ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tổng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tiền</w:t>
            </w:r>
            <w:proofErr w:type="spellEnd"/>
          </w:p>
          <w:p w14:paraId="4FF7477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+</w:t>
            </w:r>
            <w:r>
              <w:rPr>
                <w:rFonts w:eastAsiaTheme="minorEastAsia" w:cstheme="minorBidi"/>
                <w:lang w:val="vi-VN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được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trong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phẩm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tổng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tiền</w:t>
            </w:r>
            <w:proofErr w:type="spellEnd"/>
          </w:p>
        </w:tc>
      </w:tr>
      <w:tr w:rsidR="006C1EA5" w14:paraId="7CA61113" w14:textId="77777777">
        <w:tc>
          <w:tcPr>
            <w:tcW w:w="2515" w:type="dxa"/>
          </w:tcPr>
          <w:p w14:paraId="7E83153F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spViewShippingProcess</w:t>
            </w:r>
            <w:proofErr w:type="spellEnd"/>
          </w:p>
        </w:tc>
        <w:tc>
          <w:tcPr>
            <w:tcW w:w="1733" w:type="dxa"/>
          </w:tcPr>
          <w:p w14:paraId="05D2FE6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theo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dõi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quá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trình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vận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chuyển</w:t>
            </w:r>
            <w:proofErr w:type="spellEnd"/>
          </w:p>
        </w:tc>
        <w:tc>
          <w:tcPr>
            <w:tcW w:w="1984" w:type="dxa"/>
          </w:tcPr>
          <w:p w14:paraId="0A75D00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@madh varchar(20),</w:t>
            </w:r>
          </w:p>
          <w:p w14:paraId="64BAF2B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@makh varchar(20)</w:t>
            </w:r>
          </w:p>
          <w:p w14:paraId="72FD28B8" w14:textId="77777777" w:rsidR="006C1EA5" w:rsidRDefault="006C1EA5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</w:p>
        </w:tc>
        <w:tc>
          <w:tcPr>
            <w:tcW w:w="3402" w:type="dxa"/>
          </w:tcPr>
          <w:p w14:paraId="7510126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049FDBE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03C413F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mình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143DFB6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28E1E1F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tình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trạng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</w:tr>
      <w:tr w:rsidR="006C1EA5" w14:paraId="5E5E0FEF" w14:textId="77777777">
        <w:tc>
          <w:tcPr>
            <w:tcW w:w="2515" w:type="dxa"/>
          </w:tcPr>
          <w:p w14:paraId="09E9F20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spViewOrderList</w:t>
            </w:r>
            <w:proofErr w:type="spellEnd"/>
          </w:p>
        </w:tc>
        <w:tc>
          <w:tcPr>
            <w:tcW w:w="1733" w:type="dxa"/>
          </w:tcPr>
          <w:p w14:paraId="6EF6AE3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theo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vực</w:t>
            </w:r>
            <w:proofErr w:type="spellEnd"/>
          </w:p>
        </w:tc>
        <w:tc>
          <w:tcPr>
            <w:tcW w:w="1984" w:type="dxa"/>
          </w:tcPr>
          <w:p w14:paraId="08864C4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@matx varchar(20)</w:t>
            </w:r>
          </w:p>
        </w:tc>
        <w:tc>
          <w:tcPr>
            <w:tcW w:w="3402" w:type="dxa"/>
          </w:tcPr>
          <w:p w14:paraId="2327E5D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4CA8C0C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00F9103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6DF04AC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36726A2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theo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vực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</w:p>
        </w:tc>
      </w:tr>
      <w:tr w:rsidR="006C1EA5" w14:paraId="0916FA52" w14:textId="77777777">
        <w:tc>
          <w:tcPr>
            <w:tcW w:w="2515" w:type="dxa"/>
          </w:tcPr>
          <w:p w14:paraId="59963A8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lastRenderedPageBreak/>
              <w:t>spSelectOrder</w:t>
            </w:r>
            <w:proofErr w:type="spellEnd"/>
          </w:p>
        </w:tc>
        <w:tc>
          <w:tcPr>
            <w:tcW w:w="1733" w:type="dxa"/>
          </w:tcPr>
          <w:p w14:paraId="734F82A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chọn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phục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vụ</w:t>
            </w:r>
            <w:proofErr w:type="spellEnd"/>
          </w:p>
        </w:tc>
        <w:tc>
          <w:tcPr>
            <w:tcW w:w="1984" w:type="dxa"/>
          </w:tcPr>
          <w:p w14:paraId="4C53994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@maTX varchar(20), @madh varchar(20)</w:t>
            </w:r>
          </w:p>
        </w:tc>
        <w:tc>
          <w:tcPr>
            <w:tcW w:w="3402" w:type="dxa"/>
          </w:tcPr>
          <w:p w14:paraId="3E2B3E2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1BFB914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1D01B62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65B5A9B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hoặc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đang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được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hoặc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hoặc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thuộc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vực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phục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vụ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053CD07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theo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vực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</w:p>
        </w:tc>
      </w:tr>
      <w:tr w:rsidR="006C1EA5" w14:paraId="6350D884" w14:textId="77777777">
        <w:tc>
          <w:tcPr>
            <w:tcW w:w="2515" w:type="dxa"/>
          </w:tcPr>
          <w:p w14:paraId="518DC406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spUpdateOrderStatusForDriver</w:t>
            </w:r>
            <w:proofErr w:type="spellEnd"/>
          </w:p>
        </w:tc>
        <w:tc>
          <w:tcPr>
            <w:tcW w:w="1733" w:type="dxa"/>
          </w:tcPr>
          <w:p w14:paraId="46A608C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tình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trạng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  <w:tc>
          <w:tcPr>
            <w:tcW w:w="1984" w:type="dxa"/>
          </w:tcPr>
          <w:p w14:paraId="6AAB71A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@matx varchar(20), @madh varchar(20), @ttdh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(50)</w:t>
            </w:r>
          </w:p>
        </w:tc>
        <w:tc>
          <w:tcPr>
            <w:tcW w:w="3402" w:type="dxa"/>
          </w:tcPr>
          <w:p w14:paraId="4E34698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4BC0AFD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3A2792F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đang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được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bởi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1B3EEEB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5858D78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tình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trạng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</w:tr>
      <w:tr w:rsidR="006C1EA5" w14:paraId="584993B3" w14:textId="77777777">
        <w:tc>
          <w:tcPr>
            <w:tcW w:w="2515" w:type="dxa"/>
          </w:tcPr>
          <w:p w14:paraId="2F8F199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spViewOrdersOfDriver</w:t>
            </w:r>
            <w:proofErr w:type="spellEnd"/>
          </w:p>
        </w:tc>
        <w:tc>
          <w:tcPr>
            <w:tcW w:w="1733" w:type="dxa"/>
          </w:tcPr>
          <w:p w14:paraId="1FD4B2C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phí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vận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chuyển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từng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  <w:tc>
          <w:tcPr>
            <w:tcW w:w="1984" w:type="dxa"/>
          </w:tcPr>
          <w:p w14:paraId="3DDC6E9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@matx varchar(20)</w:t>
            </w:r>
          </w:p>
        </w:tc>
        <w:tc>
          <w:tcPr>
            <w:tcW w:w="3402" w:type="dxa"/>
          </w:tcPr>
          <w:p w14:paraId="4C8B63F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1A86845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358F213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4EFA3C9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70F3E94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phí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vận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chuyển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từng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đơn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</w:tr>
      <w:tr w:rsidR="006C1EA5" w14:paraId="1D76B72D" w14:textId="77777777">
        <w:tc>
          <w:tcPr>
            <w:tcW w:w="2515" w:type="dxa"/>
          </w:tcPr>
          <w:p w14:paraId="19B40F6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spGetExpiredContract</w:t>
            </w:r>
            <w:proofErr w:type="spellEnd"/>
          </w:p>
        </w:tc>
        <w:tc>
          <w:tcPr>
            <w:tcW w:w="1733" w:type="dxa"/>
          </w:tcPr>
          <w:p w14:paraId="2BBE851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</w:p>
        </w:tc>
        <w:tc>
          <w:tcPr>
            <w:tcW w:w="1984" w:type="dxa"/>
          </w:tcPr>
          <w:p w14:paraId="47043AB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@madt varchar(20)</w:t>
            </w:r>
          </w:p>
        </w:tc>
        <w:tc>
          <w:tcPr>
            <w:tcW w:w="3402" w:type="dxa"/>
          </w:tcPr>
          <w:p w14:paraId="084E42C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3D645EC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4E95B32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60064FA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6D2AC93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</w:p>
        </w:tc>
      </w:tr>
      <w:tr w:rsidR="006C1EA5" w14:paraId="69A4E0AA" w14:textId="77777777">
        <w:tc>
          <w:tcPr>
            <w:tcW w:w="2515" w:type="dxa"/>
          </w:tcPr>
          <w:p w14:paraId="6E5DEB9F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lastRenderedPageBreak/>
              <w:t>spGetAllConstractList</w:t>
            </w:r>
            <w:proofErr w:type="spellEnd"/>
          </w:p>
        </w:tc>
        <w:tc>
          <w:tcPr>
            <w:tcW w:w="1733" w:type="dxa"/>
          </w:tcPr>
          <w:p w14:paraId="24252E6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</w:p>
        </w:tc>
        <w:tc>
          <w:tcPr>
            <w:tcW w:w="1984" w:type="dxa"/>
          </w:tcPr>
          <w:p w14:paraId="4171A77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@madt varchar(20)</w:t>
            </w:r>
          </w:p>
        </w:tc>
        <w:tc>
          <w:tcPr>
            <w:tcW w:w="3402" w:type="dxa"/>
          </w:tcPr>
          <w:p w14:paraId="4031703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43AAE9D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0ED99A4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4CFF451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780B6EC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danh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</w:p>
        </w:tc>
      </w:tr>
      <w:tr w:rsidR="006C1EA5" w14:paraId="6980946F" w14:textId="77777777">
        <w:tc>
          <w:tcPr>
            <w:tcW w:w="2515" w:type="dxa"/>
          </w:tcPr>
          <w:p w14:paraId="754BD20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spConfirmContract</w:t>
            </w:r>
            <w:proofErr w:type="spellEnd"/>
          </w:p>
        </w:tc>
        <w:tc>
          <w:tcPr>
            <w:tcW w:w="1733" w:type="dxa"/>
          </w:tcPr>
          <w:p w14:paraId="78C4D1B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duyệt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một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thống</w:t>
            </w:r>
            <w:proofErr w:type="spellEnd"/>
          </w:p>
        </w:tc>
        <w:tc>
          <w:tcPr>
            <w:tcW w:w="1984" w:type="dxa"/>
          </w:tcPr>
          <w:p w14:paraId="31AF749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@madh varchar(20),</w:t>
            </w:r>
          </w:p>
          <w:p w14:paraId="331977F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@madt varchar(20),</w:t>
            </w:r>
          </w:p>
          <w:p w14:paraId="731CED4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@soCN int,</w:t>
            </w:r>
          </w:p>
          <w:p w14:paraId="37C81B8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@thoigianhieuluc date,</w:t>
            </w:r>
          </w:p>
          <w:p w14:paraId="12D5F12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@phantranhh float</w:t>
            </w:r>
          </w:p>
        </w:tc>
        <w:tc>
          <w:tcPr>
            <w:tcW w:w="3402" w:type="dxa"/>
          </w:tcPr>
          <w:p w14:paraId="349215F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6361EE5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3F0237C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mã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hay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hiệu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lực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phần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hoa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truyền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lê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:</w:t>
            </w:r>
          </w:p>
          <w:p w14:paraId="5321DC6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hay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lê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rollback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</w:p>
          <w:p w14:paraId="551032F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ấy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thống</w:t>
            </w:r>
            <w:proofErr w:type="spellEnd"/>
          </w:p>
        </w:tc>
      </w:tr>
      <w:tr w:rsidR="006C1EA5" w14:paraId="305AA570" w14:textId="77777777">
        <w:tc>
          <w:tcPr>
            <w:tcW w:w="2515" w:type="dxa"/>
          </w:tcPr>
          <w:p w14:paraId="04CB4A9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spUpdateContract</w:t>
            </w:r>
            <w:proofErr w:type="spellEnd"/>
          </w:p>
        </w:tc>
        <w:tc>
          <w:tcPr>
            <w:tcW w:w="1733" w:type="dxa"/>
          </w:tcPr>
          <w:p w14:paraId="05F8EAF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hiệu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lực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phần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hoa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đồng</w:t>
            </w:r>
            <w:proofErr w:type="spellEnd"/>
          </w:p>
        </w:tc>
        <w:tc>
          <w:tcPr>
            <w:tcW w:w="1984" w:type="dxa"/>
          </w:tcPr>
          <w:p w14:paraId="395A6EA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@masothue varchar(20), @tg_hlhd date, @pthh float</w:t>
            </w:r>
          </w:p>
        </w:tc>
        <w:tc>
          <w:tcPr>
            <w:tcW w:w="3402" w:type="dxa"/>
          </w:tcPr>
          <w:p w14:paraId="5D53D89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nhan_vien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”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74A9874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26B787E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: </w:t>
            </w:r>
          </w:p>
          <w:p w14:paraId="69E4C1E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07EF2B0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check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định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xem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hay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</w:p>
          <w:p w14:paraId="7D52BEA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lê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6A67EF77" w14:textId="77777777" w:rsidR="006C1EA5" w:rsidRDefault="00C07DF4">
            <w:pPr>
              <w:spacing w:line="240" w:lineRule="auto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+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cập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gian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hiệu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lực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phần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hoa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hồng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đồng</w:t>
            </w:r>
            <w:proofErr w:type="spellEnd"/>
          </w:p>
        </w:tc>
      </w:tr>
      <w:tr w:rsidR="006C1EA5" w14:paraId="4B1187DC" w14:textId="77777777">
        <w:tc>
          <w:tcPr>
            <w:tcW w:w="2515" w:type="dxa"/>
          </w:tcPr>
          <w:p w14:paraId="2089812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spchangeLoginName</w:t>
            </w:r>
            <w:proofErr w:type="spellEnd"/>
          </w:p>
        </w:tc>
        <w:tc>
          <w:tcPr>
            <w:tcW w:w="1733" w:type="dxa"/>
          </w:tcPr>
          <w:p w14:paraId="562D336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Đổi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đăng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nhập</w:t>
            </w:r>
            <w:proofErr w:type="spellEnd"/>
          </w:p>
        </w:tc>
        <w:tc>
          <w:tcPr>
            <w:tcW w:w="1984" w:type="dxa"/>
          </w:tcPr>
          <w:p w14:paraId="1F19B5A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@oldName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(30), @newName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(30)</w:t>
            </w:r>
          </w:p>
        </w:tc>
        <w:tc>
          <w:tcPr>
            <w:tcW w:w="3402" w:type="dxa"/>
          </w:tcPr>
          <w:p w14:paraId="385AD38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thống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admin:</w:t>
            </w:r>
          </w:p>
          <w:p w14:paraId="0F72F38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47F4A4E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lastRenderedPageBreak/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tính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hiện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mới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đăng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nhập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0F673A9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063F725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đổi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đăng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nhập</w:t>
            </w:r>
            <w:proofErr w:type="spellEnd"/>
          </w:p>
        </w:tc>
      </w:tr>
      <w:tr w:rsidR="006C1EA5" w14:paraId="205693D6" w14:textId="77777777">
        <w:tc>
          <w:tcPr>
            <w:tcW w:w="2515" w:type="dxa"/>
          </w:tcPr>
          <w:p w14:paraId="7A95D51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lastRenderedPageBreak/>
              <w:t>spchangeLoginPassword</w:t>
            </w:r>
            <w:proofErr w:type="spellEnd"/>
          </w:p>
        </w:tc>
        <w:tc>
          <w:tcPr>
            <w:tcW w:w="1733" w:type="dxa"/>
          </w:tcPr>
          <w:p w14:paraId="611DC3B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Đổi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khẩu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đăng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nhập</w:t>
            </w:r>
            <w:proofErr w:type="spellEnd"/>
          </w:p>
        </w:tc>
        <w:tc>
          <w:tcPr>
            <w:tcW w:w="1984" w:type="dxa"/>
          </w:tcPr>
          <w:p w14:paraId="4DE9A82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@loginName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(30), @newPassword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(30)</w:t>
            </w:r>
          </w:p>
        </w:tc>
        <w:tc>
          <w:tcPr>
            <w:tcW w:w="3402" w:type="dxa"/>
          </w:tcPr>
          <w:p w14:paraId="17E3EEB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thống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admin:</w:t>
            </w:r>
          </w:p>
          <w:p w14:paraId="1E4A2F4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1F03E11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tính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hiện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khẩu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  </w:t>
            </w:r>
            <w:proofErr w:type="spellStart"/>
            <w:r>
              <w:rPr>
                <w:rFonts w:eastAsiaTheme="minorEastAsia" w:cstheme="minorBidi"/>
                <w:lang w:val="en-US"/>
              </w:rPr>
              <w:t>mới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đăng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nhập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72DE778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5B9C903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đổi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mật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khẩu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đăng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nhập</w:t>
            </w:r>
            <w:proofErr w:type="spellEnd"/>
          </w:p>
        </w:tc>
      </w:tr>
      <w:tr w:rsidR="006C1EA5" w14:paraId="1CC6D5C3" w14:textId="77777777">
        <w:tc>
          <w:tcPr>
            <w:tcW w:w="2515" w:type="dxa"/>
          </w:tcPr>
          <w:p w14:paraId="34722F2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spchangeUsername</w:t>
            </w:r>
            <w:proofErr w:type="spellEnd"/>
          </w:p>
        </w:tc>
        <w:tc>
          <w:tcPr>
            <w:tcW w:w="1733" w:type="dxa"/>
          </w:tcPr>
          <w:p w14:paraId="1B874CF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Đổi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trong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</w:p>
        </w:tc>
        <w:tc>
          <w:tcPr>
            <w:tcW w:w="1984" w:type="dxa"/>
          </w:tcPr>
          <w:p w14:paraId="30A0BE9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@oldUsername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(30), @newUsername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(30)</w:t>
            </w:r>
          </w:p>
        </w:tc>
        <w:tc>
          <w:tcPr>
            <w:tcW w:w="3402" w:type="dxa"/>
          </w:tcPr>
          <w:p w14:paraId="21BC109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thống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admin:</w:t>
            </w:r>
          </w:p>
          <w:p w14:paraId="46D5BFC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112C363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tính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hiện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mới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68281FB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66566E0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đổi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</w:p>
        </w:tc>
      </w:tr>
      <w:tr w:rsidR="006C1EA5" w14:paraId="4101DD75" w14:textId="77777777">
        <w:tc>
          <w:tcPr>
            <w:tcW w:w="2515" w:type="dxa"/>
          </w:tcPr>
          <w:p w14:paraId="1303529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sp_addLoginAccount</w:t>
            </w:r>
            <w:proofErr w:type="spellEnd"/>
          </w:p>
        </w:tc>
        <w:tc>
          <w:tcPr>
            <w:tcW w:w="1733" w:type="dxa"/>
          </w:tcPr>
          <w:p w14:paraId="0183250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đăng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admin/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</w:p>
        </w:tc>
        <w:tc>
          <w:tcPr>
            <w:tcW w:w="1984" w:type="dxa"/>
          </w:tcPr>
          <w:p w14:paraId="1F3102D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@loginName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(30), @loginPassword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(30)</w:t>
            </w:r>
          </w:p>
        </w:tc>
        <w:tc>
          <w:tcPr>
            <w:tcW w:w="3402" w:type="dxa"/>
          </w:tcPr>
          <w:p w14:paraId="3645F46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thống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admin:</w:t>
            </w:r>
          </w:p>
          <w:p w14:paraId="34BCF42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4FEF8CA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tính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mặt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khẩu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đăng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nhập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33F2DE1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074018B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đăng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nhập</w:t>
            </w:r>
            <w:proofErr w:type="spellEnd"/>
          </w:p>
        </w:tc>
      </w:tr>
      <w:tr w:rsidR="006C1EA5" w14:paraId="0D9692CC" w14:textId="77777777">
        <w:tc>
          <w:tcPr>
            <w:tcW w:w="2515" w:type="dxa"/>
          </w:tcPr>
          <w:p w14:paraId="7F99A05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sp_addUserForAdmin</w:t>
            </w:r>
            <w:proofErr w:type="spellEnd"/>
          </w:p>
        </w:tc>
        <w:tc>
          <w:tcPr>
            <w:tcW w:w="1733" w:type="dxa"/>
          </w:tcPr>
          <w:p w14:paraId="43A893A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</w:t>
            </w:r>
          </w:p>
        </w:tc>
        <w:tc>
          <w:tcPr>
            <w:tcW w:w="1984" w:type="dxa"/>
          </w:tcPr>
          <w:p w14:paraId="35353F1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@userName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(30), @loginName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(30)</w:t>
            </w:r>
          </w:p>
        </w:tc>
        <w:tc>
          <w:tcPr>
            <w:tcW w:w="3402" w:type="dxa"/>
          </w:tcPr>
          <w:p w14:paraId="56C3266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thống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admin:</w:t>
            </w:r>
          </w:p>
          <w:p w14:paraId="17A4583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16D81A6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tính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đăng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nhập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7B7AC48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2FD15AD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vai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trò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</w:t>
            </w:r>
          </w:p>
        </w:tc>
      </w:tr>
      <w:tr w:rsidR="006C1EA5" w14:paraId="34BDB9F9" w14:textId="77777777">
        <w:tc>
          <w:tcPr>
            <w:tcW w:w="2515" w:type="dxa"/>
          </w:tcPr>
          <w:p w14:paraId="648A416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lastRenderedPageBreak/>
              <w:t>Sp_addUserForEmployee</w:t>
            </w:r>
            <w:proofErr w:type="spellEnd"/>
          </w:p>
        </w:tc>
        <w:tc>
          <w:tcPr>
            <w:tcW w:w="1733" w:type="dxa"/>
          </w:tcPr>
          <w:p w14:paraId="26FCB79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cho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</w:p>
        </w:tc>
        <w:tc>
          <w:tcPr>
            <w:tcW w:w="1984" w:type="dxa"/>
          </w:tcPr>
          <w:p w14:paraId="481C9A5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@userName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(30), @loginName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(30)</w:t>
            </w:r>
          </w:p>
        </w:tc>
        <w:tc>
          <w:tcPr>
            <w:tcW w:w="3402" w:type="dxa"/>
          </w:tcPr>
          <w:p w14:paraId="0C58C33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thống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admin:</w:t>
            </w:r>
          </w:p>
          <w:p w14:paraId="4445A16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3E4E658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tính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đăng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nhập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609AD0B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2E45543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vai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trò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</w:p>
        </w:tc>
      </w:tr>
      <w:tr w:rsidR="006C1EA5" w14:paraId="62E1229A" w14:textId="77777777">
        <w:tc>
          <w:tcPr>
            <w:tcW w:w="2515" w:type="dxa"/>
          </w:tcPr>
          <w:p w14:paraId="6D944B1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sp_deleteUserAccount</w:t>
            </w:r>
            <w:proofErr w:type="spellEnd"/>
          </w:p>
        </w:tc>
        <w:tc>
          <w:tcPr>
            <w:tcW w:w="1733" w:type="dxa"/>
          </w:tcPr>
          <w:p w14:paraId="6D109B3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Xóa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admin/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</w:p>
        </w:tc>
        <w:tc>
          <w:tcPr>
            <w:tcW w:w="1984" w:type="dxa"/>
          </w:tcPr>
          <w:p w14:paraId="311ECD1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@userName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(30)</w:t>
            </w:r>
          </w:p>
        </w:tc>
        <w:tc>
          <w:tcPr>
            <w:tcW w:w="3402" w:type="dxa"/>
          </w:tcPr>
          <w:p w14:paraId="05ADE16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thống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admin:</w:t>
            </w:r>
          </w:p>
          <w:p w14:paraId="7AAD69F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69C7D78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tính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32A3BD3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4E9FC8A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xóa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</w:p>
        </w:tc>
      </w:tr>
      <w:tr w:rsidR="006C1EA5" w14:paraId="0BC7A5C1" w14:textId="77777777">
        <w:tc>
          <w:tcPr>
            <w:tcW w:w="2515" w:type="dxa"/>
          </w:tcPr>
          <w:p w14:paraId="71F964C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sp_lockLoginAccount</w:t>
            </w:r>
            <w:proofErr w:type="spellEnd"/>
          </w:p>
        </w:tc>
        <w:tc>
          <w:tcPr>
            <w:tcW w:w="1733" w:type="dxa"/>
          </w:tcPr>
          <w:p w14:paraId="079C29A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Khóa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đăng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admin/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</w:p>
        </w:tc>
        <w:tc>
          <w:tcPr>
            <w:tcW w:w="1984" w:type="dxa"/>
          </w:tcPr>
          <w:p w14:paraId="0CF6627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@loginName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(30)</w:t>
            </w:r>
          </w:p>
        </w:tc>
        <w:tc>
          <w:tcPr>
            <w:tcW w:w="3402" w:type="dxa"/>
          </w:tcPr>
          <w:p w14:paraId="632BC8D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thống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admin:</w:t>
            </w:r>
          </w:p>
          <w:p w14:paraId="21C5C67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3B5C7B1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tính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đăng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nhập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65EAAE0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7722C40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khóa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</w:p>
        </w:tc>
      </w:tr>
      <w:tr w:rsidR="006C1EA5" w14:paraId="050FD08A" w14:textId="77777777">
        <w:tc>
          <w:tcPr>
            <w:tcW w:w="2515" w:type="dxa"/>
          </w:tcPr>
          <w:p w14:paraId="052E82C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sp_unlockLoginAccount</w:t>
            </w:r>
            <w:proofErr w:type="spellEnd"/>
          </w:p>
        </w:tc>
        <w:tc>
          <w:tcPr>
            <w:tcW w:w="1733" w:type="dxa"/>
          </w:tcPr>
          <w:p w14:paraId="645CDA5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Mở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khóa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đăng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nhập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admin/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</w:p>
        </w:tc>
        <w:tc>
          <w:tcPr>
            <w:tcW w:w="1984" w:type="dxa"/>
          </w:tcPr>
          <w:p w14:paraId="5930728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@loginName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(30)</w:t>
            </w:r>
          </w:p>
        </w:tc>
        <w:tc>
          <w:tcPr>
            <w:tcW w:w="3402" w:type="dxa"/>
          </w:tcPr>
          <w:p w14:paraId="32A7613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thống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admin:</w:t>
            </w:r>
          </w:p>
          <w:p w14:paraId="5A4A4F1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6FC89E0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tính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7E62BA9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2C9C590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mở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khóa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admin/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</w:p>
        </w:tc>
      </w:tr>
      <w:tr w:rsidR="006C1EA5" w14:paraId="62F0EF7B" w14:textId="77777777">
        <w:tc>
          <w:tcPr>
            <w:tcW w:w="2515" w:type="dxa"/>
          </w:tcPr>
          <w:p w14:paraId="4ABFE8B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sp_lockUserAccount</w:t>
            </w:r>
            <w:proofErr w:type="spellEnd"/>
          </w:p>
        </w:tc>
        <w:tc>
          <w:tcPr>
            <w:tcW w:w="1733" w:type="dxa"/>
          </w:tcPr>
          <w:p w14:paraId="3F4EAEB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Khóa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admin/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</w:p>
        </w:tc>
        <w:tc>
          <w:tcPr>
            <w:tcW w:w="1984" w:type="dxa"/>
          </w:tcPr>
          <w:p w14:paraId="4892335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@userName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(30)</w:t>
            </w:r>
          </w:p>
        </w:tc>
        <w:tc>
          <w:tcPr>
            <w:tcW w:w="3402" w:type="dxa"/>
          </w:tcPr>
          <w:p w14:paraId="2BC98B8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thống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admin:</w:t>
            </w:r>
          </w:p>
          <w:p w14:paraId="6DFA362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32FC189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tính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0C470E2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1CF7A13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khóa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admin/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</w:p>
        </w:tc>
      </w:tr>
      <w:tr w:rsidR="006C1EA5" w14:paraId="282AAC47" w14:textId="77777777">
        <w:tc>
          <w:tcPr>
            <w:tcW w:w="2515" w:type="dxa"/>
          </w:tcPr>
          <w:p w14:paraId="5020317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lastRenderedPageBreak/>
              <w:t>sp_unlockUserAccount</w:t>
            </w:r>
            <w:proofErr w:type="spellEnd"/>
          </w:p>
        </w:tc>
        <w:tc>
          <w:tcPr>
            <w:tcW w:w="1733" w:type="dxa"/>
          </w:tcPr>
          <w:p w14:paraId="7E16EF7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Mở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khóa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admin/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</w:p>
        </w:tc>
        <w:tc>
          <w:tcPr>
            <w:tcW w:w="1984" w:type="dxa"/>
          </w:tcPr>
          <w:p w14:paraId="50ED490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@userName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(30)</w:t>
            </w:r>
          </w:p>
        </w:tc>
        <w:tc>
          <w:tcPr>
            <w:tcW w:w="3402" w:type="dxa"/>
          </w:tcPr>
          <w:p w14:paraId="3A1840C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thống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admin:</w:t>
            </w:r>
          </w:p>
          <w:p w14:paraId="4F79EFF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13F73F6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tính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tên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0F4925F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0443629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hợp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lệ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 </w:t>
            </w:r>
            <w:proofErr w:type="spellStart"/>
            <w:r>
              <w:rPr>
                <w:rFonts w:eastAsiaTheme="minorEastAsia" w:cstheme="minorBidi"/>
                <w:lang w:val="en-US"/>
              </w:rPr>
              <w:t>mở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khóa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khoản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người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dùng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admin/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nhân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viên</w:t>
            </w:r>
            <w:proofErr w:type="spellEnd"/>
          </w:p>
        </w:tc>
      </w:tr>
      <w:tr w:rsidR="006C1EA5" w14:paraId="3D690FA7" w14:textId="77777777">
        <w:tc>
          <w:tcPr>
            <w:tcW w:w="2515" w:type="dxa"/>
          </w:tcPr>
          <w:p w14:paraId="081FDCB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sp_insertPartner</w:t>
            </w:r>
            <w:proofErr w:type="spellEnd"/>
          </w:p>
        </w:tc>
        <w:tc>
          <w:tcPr>
            <w:tcW w:w="1733" w:type="dxa"/>
          </w:tcPr>
          <w:p w14:paraId="4962FF7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</w:p>
        </w:tc>
        <w:tc>
          <w:tcPr>
            <w:tcW w:w="1984" w:type="dxa"/>
          </w:tcPr>
          <w:p w14:paraId="75EE7D4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@maDT varchar(20),</w:t>
            </w:r>
          </w:p>
          <w:p w14:paraId="5948BD7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@tenDT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(50),</w:t>
            </w:r>
          </w:p>
          <w:p w14:paraId="569A8DA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@nguoiDaiDien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(50),</w:t>
            </w:r>
          </w:p>
          <w:p w14:paraId="0239E5D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@maKV varchar(20),</w:t>
            </w:r>
          </w:p>
          <w:p w14:paraId="0233213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@soChiNhanh int,</w:t>
            </w:r>
          </w:p>
          <w:p w14:paraId="7E8E89C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@soLuongDH int,</w:t>
            </w:r>
          </w:p>
          <w:p w14:paraId="3D48BB1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@maLoai varchar(20),</w:t>
            </w:r>
          </w:p>
          <w:p w14:paraId="2A3DE98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@diaChiKD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(50),</w:t>
            </w:r>
          </w:p>
          <w:p w14:paraId="24348BC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@soDT varchar(15),</w:t>
            </w:r>
          </w:p>
          <w:p w14:paraId="0EE4145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@email varchar(50),</w:t>
            </w:r>
          </w:p>
          <w:p w14:paraId="5EEBF68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@maSoThue varchar(20),</w:t>
            </w:r>
          </w:p>
          <w:p w14:paraId="1D5EC05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@danhSachChiNhanh </w:t>
            </w:r>
            <w:proofErr w:type="spellStart"/>
            <w:r>
              <w:rPr>
                <w:rFonts w:eastAsiaTheme="minorEastAsia" w:cstheme="minorBidi"/>
                <w:lang w:val="en-US"/>
              </w:rPr>
              <w:t>branchList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READONLY</w:t>
            </w:r>
          </w:p>
        </w:tc>
        <w:tc>
          <w:tcPr>
            <w:tcW w:w="3402" w:type="dxa"/>
          </w:tcPr>
          <w:p w14:paraId="57049A4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669F47C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0791305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67F7BF3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26704DE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chi </w:t>
            </w:r>
            <w:proofErr w:type="spellStart"/>
            <w:r>
              <w:rPr>
                <w:rFonts w:eastAsiaTheme="minorEastAsia" w:cstheme="minorBidi"/>
                <w:lang w:val="en-US"/>
              </w:rPr>
              <w:t>nhánh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đối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tác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đó</w:t>
            </w:r>
            <w:proofErr w:type="spellEnd"/>
          </w:p>
        </w:tc>
      </w:tr>
      <w:tr w:rsidR="006C1EA5" w14:paraId="49816765" w14:textId="77777777">
        <w:tc>
          <w:tcPr>
            <w:tcW w:w="2515" w:type="dxa"/>
          </w:tcPr>
          <w:p w14:paraId="028A3BC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sp_insertCustomer</w:t>
            </w:r>
            <w:proofErr w:type="spellEnd"/>
          </w:p>
        </w:tc>
        <w:tc>
          <w:tcPr>
            <w:tcW w:w="1733" w:type="dxa"/>
          </w:tcPr>
          <w:p w14:paraId="0C233CE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</w:p>
        </w:tc>
        <w:tc>
          <w:tcPr>
            <w:tcW w:w="1984" w:type="dxa"/>
          </w:tcPr>
          <w:p w14:paraId="3EE3F89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@maKH varchar(20),</w:t>
            </w:r>
          </w:p>
          <w:p w14:paraId="4AC533D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@tenKH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(50),</w:t>
            </w:r>
          </w:p>
          <w:p w14:paraId="0A63362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lastRenderedPageBreak/>
              <w:t>@soDT varchar(15)</w:t>
            </w:r>
          </w:p>
        </w:tc>
        <w:tc>
          <w:tcPr>
            <w:tcW w:w="3402" w:type="dxa"/>
          </w:tcPr>
          <w:p w14:paraId="1B20FE4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lastRenderedPageBreak/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5BC71B7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007691B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lastRenderedPageBreak/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5FC18E6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1F8196C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khách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hàng</w:t>
            </w:r>
            <w:proofErr w:type="spellEnd"/>
          </w:p>
        </w:tc>
      </w:tr>
      <w:tr w:rsidR="006C1EA5" w14:paraId="38B1FD30" w14:textId="77777777">
        <w:tc>
          <w:tcPr>
            <w:tcW w:w="2515" w:type="dxa"/>
          </w:tcPr>
          <w:p w14:paraId="04685C2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lastRenderedPageBreak/>
              <w:t>sp_insertDriver</w:t>
            </w:r>
            <w:proofErr w:type="spellEnd"/>
          </w:p>
        </w:tc>
        <w:tc>
          <w:tcPr>
            <w:tcW w:w="1733" w:type="dxa"/>
          </w:tcPr>
          <w:p w14:paraId="32A3B1B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Thêm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vào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</w:p>
        </w:tc>
        <w:tc>
          <w:tcPr>
            <w:tcW w:w="1984" w:type="dxa"/>
          </w:tcPr>
          <w:p w14:paraId="4CE65F4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@maTX varchar(20),</w:t>
            </w:r>
          </w:p>
          <w:p w14:paraId="3CE1E27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@tenTX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(50),</w:t>
            </w:r>
          </w:p>
          <w:p w14:paraId="40B8ACA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@cmnd varchar(15),</w:t>
            </w:r>
          </w:p>
          <w:p w14:paraId="07C3F42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@soDT varchar(15),</w:t>
            </w:r>
          </w:p>
          <w:p w14:paraId="03798D0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@diaChi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(100),</w:t>
            </w:r>
          </w:p>
          <w:p w14:paraId="6924F74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@bienSo varchar(15),</w:t>
            </w:r>
          </w:p>
          <w:p w14:paraId="4A2E2FA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@maKV varchar(20),</w:t>
            </w:r>
          </w:p>
          <w:p w14:paraId="68E839D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>@email varchar(50),</w:t>
            </w:r>
          </w:p>
          <w:p w14:paraId="2FFF00B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@taiKhoanNH </w:t>
            </w:r>
            <w:proofErr w:type="spellStart"/>
            <w:r>
              <w:rPr>
                <w:rFonts w:eastAsiaTheme="minorEastAsia" w:cstheme="minorBidi"/>
                <w:lang w:val="en-US"/>
              </w:rPr>
              <w:t>nvarchar</w:t>
            </w:r>
            <w:proofErr w:type="spellEnd"/>
            <w:r>
              <w:rPr>
                <w:rFonts w:eastAsiaTheme="minorEastAsia" w:cstheme="minorBidi"/>
                <w:lang w:val="en-US"/>
              </w:rPr>
              <w:t>(100)</w:t>
            </w:r>
          </w:p>
        </w:tc>
        <w:tc>
          <w:tcPr>
            <w:tcW w:w="3402" w:type="dxa"/>
          </w:tcPr>
          <w:p w14:paraId="64CA19C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có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là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“</w:t>
            </w:r>
            <w:proofErr w:type="spellStart"/>
            <w:r>
              <w:rPr>
                <w:rFonts w:eastAsiaTheme="minorEastAsia" w:cstheme="minorBidi"/>
                <w:lang w:val="en-US"/>
              </w:rPr>
              <w:t>Chủ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hữu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cơ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sở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dữ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liệu</w:t>
            </w:r>
            <w:proofErr w:type="spellEnd"/>
            <w:r>
              <w:rPr>
                <w:rFonts w:eastAsiaTheme="minorEastAsia" w:cstheme="minorBidi"/>
                <w:lang w:val="en-US"/>
              </w:rPr>
              <w:t>”:</w:t>
            </w:r>
          </w:p>
          <w:p w14:paraId="384BF03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="Times New Roman"/>
                <w:lang w:val="vi-VN"/>
              </w:rPr>
              <w:t>▪</w:t>
            </w:r>
            <w:r>
              <w:rPr>
                <w:rFonts w:eastAsiaTheme="minorEastAsia" w:cstheme="minorBidi"/>
                <w:lang w:val="en-US"/>
              </w:rPr>
              <w:t xml:space="preserve"> </w:t>
            </w:r>
            <w:r>
              <w:rPr>
                <w:rFonts w:eastAsiaTheme="minorEastAsia" w:cstheme="minorBidi"/>
                <w:lang w:val="vi-VN"/>
              </w:rPr>
              <w:t>Nếu không phải, rollback</w:t>
            </w:r>
          </w:p>
          <w:p w14:paraId="544A35C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▪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phải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kiểm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tra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sự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của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  <w:r>
              <w:rPr>
                <w:rFonts w:eastAsiaTheme="minorEastAsia" w:cstheme="minorBidi"/>
                <w:lang w:val="en-US"/>
              </w:rPr>
              <w:t>:</w:t>
            </w:r>
          </w:p>
          <w:p w14:paraId="3DFF0DE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>, rollback</w:t>
            </w:r>
          </w:p>
          <w:p w14:paraId="7CC5509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/>
              </w:rPr>
            </w:pPr>
            <w:r>
              <w:rPr>
                <w:rFonts w:eastAsiaTheme="minorEastAsia" w:cstheme="minorBidi"/>
                <w:lang w:val="en-US"/>
              </w:rPr>
              <w:t xml:space="preserve">- </w:t>
            </w:r>
            <w:proofErr w:type="spellStart"/>
            <w:r>
              <w:rPr>
                <w:rFonts w:eastAsiaTheme="minorEastAsia" w:cstheme="minorBidi"/>
                <w:lang w:val="en-US"/>
              </w:rPr>
              <w:t>Nếu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không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tồn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tại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, </w:t>
            </w:r>
            <w:proofErr w:type="spellStart"/>
            <w:r>
              <w:rPr>
                <w:rFonts w:eastAsiaTheme="minorEastAsia" w:cstheme="minorBidi"/>
                <w:lang w:val="en-US"/>
              </w:rPr>
              <w:t>tài</w:t>
            </w:r>
            <w:proofErr w:type="spellEnd"/>
            <w:r>
              <w:rPr>
                <w:rFonts w:eastAsiaTheme="minorEastAsia" w:cstheme="minorBidi"/>
                <w:lang w:val="en-US"/>
              </w:rPr>
              <w:t xml:space="preserve"> </w:t>
            </w:r>
            <w:proofErr w:type="spellStart"/>
            <w:r>
              <w:rPr>
                <w:rFonts w:eastAsiaTheme="minorEastAsia" w:cstheme="minorBidi"/>
                <w:lang w:val="en-US"/>
              </w:rPr>
              <w:t>xế</w:t>
            </w:r>
            <w:proofErr w:type="spellEnd"/>
          </w:p>
        </w:tc>
      </w:tr>
    </w:tbl>
    <w:p w14:paraId="1F4ADACE" w14:textId="77777777" w:rsidR="006C1EA5" w:rsidRDefault="006C1EA5"/>
    <w:p w14:paraId="15B8C570" w14:textId="77777777" w:rsidR="006C1EA5" w:rsidRDefault="00C07DF4">
      <w:pPr>
        <w:pStyle w:val="Heading2"/>
      </w:pPr>
      <w:r>
        <w:t xml:space="preserve">     </w:t>
      </w:r>
      <w:bookmarkStart w:id="20" w:name="_Toc88495247"/>
      <w:r>
        <w:t xml:space="preserve">7.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>:</w:t>
      </w:r>
      <w:bookmarkEnd w:id="20"/>
    </w:p>
    <w:p w14:paraId="6C7B20CB" w14:textId="77777777" w:rsidR="006C1EA5" w:rsidRDefault="00C07DF4">
      <w:pPr>
        <w:pStyle w:val="Heading3"/>
        <w:rPr>
          <w:sz w:val="26"/>
          <w:szCs w:val="26"/>
        </w:rPr>
      </w:pPr>
      <w:r>
        <w:rPr>
          <w:sz w:val="24"/>
          <w:szCs w:val="24"/>
        </w:rPr>
        <w:t xml:space="preserve">            </w:t>
      </w:r>
      <w:bookmarkStart w:id="21" w:name="_Toc88495248"/>
      <w:r>
        <w:rPr>
          <w:sz w:val="26"/>
          <w:szCs w:val="26"/>
        </w:rPr>
        <w:t>7.1. Lost Update</w:t>
      </w:r>
      <w:bookmarkEnd w:id="21"/>
    </w:p>
    <w:p w14:paraId="4AA5F40C" w14:textId="77777777" w:rsidR="006C1EA5" w:rsidRDefault="00C07DF4">
      <w:pPr>
        <w:pStyle w:val="ListParagraph"/>
        <w:numPr>
          <w:ilvl w:val="0"/>
          <w:numId w:val="4"/>
        </w:numPr>
        <w:spacing w:before="100" w:beforeAutospacing="1" w:after="100" w:afterAutospacing="1" w:line="256" w:lineRule="auto"/>
        <w:outlineLvl w:val="2"/>
        <w:rPr>
          <w:rFonts w:eastAsia="Calibri"/>
        </w:rPr>
      </w:pPr>
      <w:bookmarkStart w:id="22" w:name="_Toc88495249"/>
      <w:r>
        <w:rPr>
          <w:rFonts w:eastAsia="Calibri"/>
          <w:szCs w:val="26"/>
        </w:rPr>
        <w:t xml:space="preserve">TEST CASE </w:t>
      </w:r>
      <w:r>
        <w:rPr>
          <w:rFonts w:eastAsia="Calibri"/>
        </w:rPr>
        <w:t>1:</w:t>
      </w:r>
      <w:bookmarkEnd w:id="22"/>
    </w:p>
    <w:p w14:paraId="5B904434" w14:textId="77777777" w:rsidR="006C1EA5" w:rsidRDefault="00C07DF4">
      <w:pPr>
        <w:ind w:firstLine="360"/>
        <w:rPr>
          <w:rFonts w:eastAsia="Calibri"/>
        </w:rPr>
      </w:pPr>
      <w:proofErr w:type="spellStart"/>
      <w:r>
        <w:rPr>
          <w:rFonts w:eastAsia="Calibri"/>
        </w:rPr>
        <w:t>Mô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tình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huống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tranh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chấp</w:t>
      </w:r>
      <w:proofErr w:type="spellEnd"/>
      <w:r>
        <w:rPr>
          <w:rFonts w:eastAsia="Calibri"/>
        </w:rPr>
        <w:t>:</w:t>
      </w:r>
    </w:p>
    <w:p w14:paraId="4895628C" w14:textId="77777777" w:rsidR="006C1EA5" w:rsidRDefault="00C07DF4">
      <w:pPr>
        <w:rPr>
          <w:rFonts w:eastAsia="Calibri"/>
        </w:rPr>
      </w:pPr>
      <w:proofErr w:type="spellStart"/>
      <w:r>
        <w:rPr>
          <w:rFonts w:eastAsia="Calibri"/>
        </w:rPr>
        <w:t>Giả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sử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sếp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giao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việc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cho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nhân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viên</w:t>
      </w:r>
      <w:proofErr w:type="spellEnd"/>
      <w:r>
        <w:rPr>
          <w:rFonts w:eastAsia="Calibri"/>
        </w:rPr>
        <w:t xml:space="preserve"> A </w:t>
      </w:r>
      <w:proofErr w:type="spellStart"/>
      <w:r>
        <w:rPr>
          <w:rFonts w:eastAsia="Calibri"/>
        </w:rPr>
        <w:t>là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xem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và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tái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ký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hợp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đồng</w:t>
      </w:r>
      <w:proofErr w:type="spellEnd"/>
      <w:r>
        <w:rPr>
          <w:rFonts w:eastAsia="Calibri"/>
        </w:rPr>
        <w:t xml:space="preserve"> (</w:t>
      </w:r>
      <w:proofErr w:type="spellStart"/>
      <w:r>
        <w:rPr>
          <w:rFonts w:eastAsia="Calibri"/>
        </w:rPr>
        <w:t>cập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nhật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lại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thời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gian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hiệu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lực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và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  <w:lang w:val="en-US"/>
        </w:rPr>
        <w:t>phần</w:t>
      </w:r>
      <w:proofErr w:type="spellEnd"/>
      <w:r>
        <w:rPr>
          <w:rFonts w:eastAsia="Calibri"/>
          <w:lang w:val="en-US"/>
        </w:rPr>
        <w:t xml:space="preserve"> </w:t>
      </w:r>
      <w:proofErr w:type="spellStart"/>
      <w:r>
        <w:rPr>
          <w:rFonts w:eastAsia="Calibri"/>
          <w:lang w:val="en-US"/>
        </w:rPr>
        <w:t>trăm</w:t>
      </w:r>
      <w:proofErr w:type="spellEnd"/>
      <w:r>
        <w:rPr>
          <w:rFonts w:eastAsia="Calibri"/>
          <w:lang w:val="en-US"/>
        </w:rPr>
        <w:t xml:space="preserve"> </w:t>
      </w:r>
      <w:proofErr w:type="spellStart"/>
      <w:r>
        <w:rPr>
          <w:rFonts w:eastAsia="Calibri"/>
          <w:lang w:val="en-US"/>
        </w:rPr>
        <w:t>hoa</w:t>
      </w:r>
      <w:proofErr w:type="spellEnd"/>
      <w:r>
        <w:rPr>
          <w:rFonts w:eastAsia="Calibri"/>
          <w:lang w:val="en-US"/>
        </w:rPr>
        <w:t xml:space="preserve"> </w:t>
      </w:r>
      <w:proofErr w:type="spellStart"/>
      <w:r>
        <w:rPr>
          <w:rFonts w:eastAsia="Calibri"/>
          <w:lang w:val="en-US"/>
        </w:rPr>
        <w:t>hồng</w:t>
      </w:r>
      <w:proofErr w:type="spellEnd"/>
      <w:r>
        <w:rPr>
          <w:rFonts w:eastAsia="Calibri"/>
        </w:rPr>
        <w:t xml:space="preserve">) </w:t>
      </w:r>
      <w:proofErr w:type="spellStart"/>
      <w:r>
        <w:rPr>
          <w:rFonts w:eastAsia="Calibri"/>
        </w:rPr>
        <w:t>cho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đối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tác</w:t>
      </w:r>
      <w:proofErr w:type="spellEnd"/>
      <w:r>
        <w:rPr>
          <w:rFonts w:eastAsia="Calibri"/>
        </w:rPr>
        <w:t xml:space="preserve"> M. </w:t>
      </w:r>
      <w:proofErr w:type="spellStart"/>
      <w:r>
        <w:rPr>
          <w:rFonts w:eastAsia="Calibri"/>
        </w:rPr>
        <w:t>Tuy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nhiên</w:t>
      </w:r>
      <w:proofErr w:type="spellEnd"/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Sếp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lại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quên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và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giao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lại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việc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đó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cho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nhân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viên</w:t>
      </w:r>
      <w:proofErr w:type="spellEnd"/>
      <w:r>
        <w:rPr>
          <w:rFonts w:eastAsia="Calibri"/>
        </w:rPr>
        <w:t xml:space="preserve"> B. </w:t>
      </w:r>
      <w:proofErr w:type="spellStart"/>
      <w:r>
        <w:rPr>
          <w:rFonts w:eastAsia="Calibri"/>
        </w:rPr>
        <w:t>Giả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sử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lúc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này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hai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nhân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viên</w:t>
      </w:r>
      <w:proofErr w:type="spellEnd"/>
      <w:r>
        <w:rPr>
          <w:rFonts w:eastAsia="Calibri"/>
        </w:rPr>
        <w:t xml:space="preserve"> A </w:t>
      </w:r>
      <w:proofErr w:type="spellStart"/>
      <w:r>
        <w:rPr>
          <w:rFonts w:eastAsia="Calibri"/>
        </w:rPr>
        <w:t>và</w:t>
      </w:r>
      <w:proofErr w:type="spellEnd"/>
      <w:r>
        <w:rPr>
          <w:rFonts w:eastAsia="Calibri"/>
        </w:rPr>
        <w:t xml:space="preserve"> B </w:t>
      </w:r>
      <w:proofErr w:type="spellStart"/>
      <w:r>
        <w:rPr>
          <w:rFonts w:eastAsia="Calibri"/>
        </w:rPr>
        <w:t>cùng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lúc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truy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cập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vào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hệ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thống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và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thực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việc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tái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ký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hợp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đồng</w:t>
      </w:r>
      <w:proofErr w:type="spellEnd"/>
      <w:r>
        <w:rPr>
          <w:rFonts w:eastAsia="Calibri"/>
        </w:rPr>
        <w:t xml:space="preserve">. Lost update </w:t>
      </w:r>
      <w:proofErr w:type="spellStart"/>
      <w:r>
        <w:rPr>
          <w:rFonts w:eastAsia="Calibri"/>
        </w:rPr>
        <w:t>xảy</w:t>
      </w:r>
      <w:proofErr w:type="spellEnd"/>
      <w:r>
        <w:rPr>
          <w:rFonts w:eastAsia="Calibri"/>
        </w:rPr>
        <w:t xml:space="preserve"> ra.</w:t>
      </w:r>
    </w:p>
    <w:p w14:paraId="25F25EAA" w14:textId="77777777" w:rsidR="006C1EA5" w:rsidRDefault="006C1EA5">
      <w:pPr>
        <w:rPr>
          <w:rFonts w:eastAsia="Calibri"/>
        </w:rPr>
      </w:pPr>
    </w:p>
    <w:tbl>
      <w:tblPr>
        <w:tblStyle w:val="TableGrid"/>
        <w:tblW w:w="9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1"/>
        <w:gridCol w:w="2835"/>
        <w:gridCol w:w="3544"/>
      </w:tblGrid>
      <w:tr w:rsidR="006C1EA5" w14:paraId="1336AADF" w14:textId="77777777">
        <w:tc>
          <w:tcPr>
            <w:tcW w:w="3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E26766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 xml:space="preserve">T1 - </w:t>
            </w:r>
            <w:r>
              <w:rPr>
                <w:rFonts w:eastAsia="Calibri" w:cstheme="minorBidi"/>
                <w:lang w:val="en-US"/>
              </w:rPr>
              <w:t>N</w:t>
            </w:r>
            <w:r>
              <w:rPr>
                <w:rFonts w:eastAsia="Calibri" w:cstheme="minorBidi"/>
                <w:lang w:val="vi-VN"/>
              </w:rPr>
              <w:t>hân viên A cập nhật thời gian hiệu lực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và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phần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lastRenderedPageBreak/>
              <w:t>trăm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hoa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hồng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của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hợp đồng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đối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tác</w:t>
            </w:r>
            <w:proofErr w:type="spellEnd"/>
          </w:p>
        </w:tc>
        <w:tc>
          <w:tcPr>
            <w:tcW w:w="2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49819D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lastRenderedPageBreak/>
              <w:t xml:space="preserve">T2 - </w:t>
            </w:r>
            <w:r>
              <w:rPr>
                <w:rFonts w:eastAsia="Calibri" w:cstheme="minorBidi"/>
                <w:lang w:val="en-US"/>
              </w:rPr>
              <w:t>N</w:t>
            </w:r>
            <w:r>
              <w:rPr>
                <w:rFonts w:eastAsia="Calibri" w:cstheme="minorBidi"/>
                <w:lang w:val="vi-VN"/>
              </w:rPr>
              <w:t>hân viên B cập nhật thời gian hiệu lực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lastRenderedPageBreak/>
              <w:t>và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phần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trăm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hoa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hồng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của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hợp đồng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đối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tác</w:t>
            </w:r>
            <w:proofErr w:type="spellEnd"/>
          </w:p>
        </w:tc>
        <w:tc>
          <w:tcPr>
            <w:tcW w:w="3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A2331B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lastRenderedPageBreak/>
              <w:t>GHI CHÚ</w:t>
            </w:r>
          </w:p>
        </w:tc>
      </w:tr>
      <w:tr w:rsidR="006C1EA5" w14:paraId="768233F0" w14:textId="77777777">
        <w:trPr>
          <w:trHeight w:val="90"/>
        </w:trPr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45F6B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Read</w:t>
            </w:r>
          </w:p>
          <w:p w14:paraId="1E17A6AD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0C61F18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/>
                <w:lang w:val="vi-VN"/>
              </w:rPr>
              <w:t>SELECT TG_HieuLucHD, PhanTramHoaHong FROM HOP_DONG WHERE MaDT = @madt and MaHD = @mahd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47C5244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6CBC57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en-US"/>
              </w:rPr>
            </w:pPr>
            <w:r>
              <w:rPr>
                <w:rFonts w:eastAsia="Calibri" w:cstheme="minorBidi"/>
                <w:lang w:val="vi-VN"/>
              </w:rPr>
              <w:t>Nhân viên A xem thành công thời gian hiệu lực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và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phần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trăm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hoa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hồng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của hợp đồng </w:t>
            </w:r>
            <w:proofErr w:type="spellStart"/>
            <w:r>
              <w:rPr>
                <w:rFonts w:eastAsia="Calibri" w:cstheme="minorBidi"/>
                <w:lang w:val="en-US"/>
              </w:rPr>
              <w:t>đối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tác</w:t>
            </w:r>
            <w:proofErr w:type="spellEnd"/>
          </w:p>
        </w:tc>
      </w:tr>
      <w:tr w:rsidR="006C1EA5" w14:paraId="5B01BC7A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C0F7253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7A1C8F8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Read</w:t>
            </w:r>
          </w:p>
          <w:p w14:paraId="14A7C4D0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033616A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/>
                <w:lang w:val="vi-VN"/>
              </w:rPr>
              <w:t>SELECT TG_HieuLucHD, PhanTramHoaHong FROM HOP_DONG WHERE MaDT = @madt and MaHD = @mahd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0F3219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Nhân viên B xem thành công thời gian hiệu lực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và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phần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trăm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hoa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hồng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của hợp đồng </w:t>
            </w:r>
            <w:proofErr w:type="spellStart"/>
            <w:r>
              <w:rPr>
                <w:rFonts w:eastAsia="Calibri" w:cstheme="minorBidi"/>
                <w:lang w:val="en-US"/>
              </w:rPr>
              <w:t>đối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tác</w:t>
            </w:r>
            <w:proofErr w:type="spellEnd"/>
          </w:p>
        </w:tc>
      </w:tr>
      <w:tr w:rsidR="006C1EA5" w14:paraId="640D2D70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CA88B87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8FDB9E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Update</w:t>
            </w:r>
          </w:p>
          <w:p w14:paraId="58D0755B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5032F9A0" w14:textId="77777777" w:rsidR="006C1EA5" w:rsidRDefault="00C07DF4">
            <w:pPr>
              <w:spacing w:line="240" w:lineRule="auto"/>
              <w:jc w:val="center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UPDATE HOP_DONG</w:t>
            </w:r>
          </w:p>
          <w:p w14:paraId="4E9F5999" w14:textId="77777777" w:rsidR="006C1EA5" w:rsidRDefault="00C07DF4">
            <w:pPr>
              <w:spacing w:line="240" w:lineRule="auto"/>
              <w:jc w:val="center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SET TG_HieuLucHD = @tghlhd, PhanTramHoaHong = (@pthh * @doanhsoban) / 100</w:t>
            </w:r>
          </w:p>
          <w:p w14:paraId="523D20B1" w14:textId="77777777" w:rsidR="006C1EA5" w:rsidRDefault="00C07DF4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/>
                <w:lang w:val="vi-VN"/>
              </w:rPr>
              <w:t>where MaDT = @madt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E1C058A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 xml:space="preserve">Nhân viên B </w:t>
            </w:r>
            <w:proofErr w:type="spellStart"/>
            <w:r>
              <w:rPr>
                <w:rFonts w:eastAsia="Calibri" w:cstheme="minorBidi"/>
                <w:lang w:val="en-US"/>
              </w:rPr>
              <w:t>cập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nhật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thành công thời gian hiệu lực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và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phần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trăm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hoa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hồng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của hợp đồng </w:t>
            </w:r>
            <w:proofErr w:type="spellStart"/>
            <w:r>
              <w:rPr>
                <w:rFonts w:eastAsia="Calibri" w:cstheme="minorBidi"/>
                <w:lang w:val="en-US"/>
              </w:rPr>
              <w:t>đối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tác</w:t>
            </w:r>
            <w:proofErr w:type="spellEnd"/>
          </w:p>
        </w:tc>
      </w:tr>
      <w:tr w:rsidR="006C1EA5" w14:paraId="683D487B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895054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Update</w:t>
            </w:r>
          </w:p>
          <w:p w14:paraId="37F7EAE7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3CFB7AA8" w14:textId="77777777" w:rsidR="006C1EA5" w:rsidRDefault="00C07DF4">
            <w:pPr>
              <w:spacing w:line="240" w:lineRule="auto"/>
              <w:jc w:val="center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UPDATE HOP_DONG</w:t>
            </w:r>
          </w:p>
          <w:p w14:paraId="169D5799" w14:textId="77777777" w:rsidR="006C1EA5" w:rsidRDefault="00C07DF4">
            <w:pPr>
              <w:spacing w:line="240" w:lineRule="auto"/>
              <w:jc w:val="center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SET TG_HieuLucHD = @tghlhd, PhanTramHoaHong = (@pthh * @doanhsoban) / 100</w:t>
            </w:r>
          </w:p>
          <w:p w14:paraId="2D3656E2" w14:textId="77777777" w:rsidR="006C1EA5" w:rsidRDefault="00C07DF4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/>
                <w:lang w:val="vi-VN"/>
              </w:rPr>
              <w:t>where MaDT = @madt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8AFEED3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069DC83" w14:textId="77777777" w:rsidR="006C1EA5" w:rsidRDefault="00C07DF4">
            <w:pPr>
              <w:spacing w:line="240" w:lineRule="auto"/>
              <w:jc w:val="both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 xml:space="preserve">Nhân viên B </w:t>
            </w:r>
            <w:proofErr w:type="spellStart"/>
            <w:r>
              <w:rPr>
                <w:rFonts w:eastAsia="Calibri" w:cstheme="minorBidi"/>
                <w:lang w:val="en-US"/>
              </w:rPr>
              <w:t>cập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nhật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thành công thời gian hiệu lực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và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phần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trăm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hoa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hồng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của hợp đồng </w:t>
            </w:r>
            <w:proofErr w:type="spellStart"/>
            <w:r>
              <w:rPr>
                <w:rFonts w:eastAsia="Calibri" w:cstheme="minorBidi"/>
                <w:lang w:val="en-US"/>
              </w:rPr>
              <w:t>đối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tác</w:t>
            </w:r>
            <w:proofErr w:type="spellEnd"/>
          </w:p>
        </w:tc>
      </w:tr>
      <w:tr w:rsidR="006C1EA5" w14:paraId="7FD0CBF4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2128E0C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CE0236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Commit</w:t>
            </w:r>
          </w:p>
          <w:p w14:paraId="6DBACD01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32578E2F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COMMIT TRANSACTION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3F66D6D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</w:tr>
      <w:tr w:rsidR="006C1EA5" w14:paraId="4BB1C546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82D5C49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Commit</w:t>
            </w:r>
          </w:p>
          <w:p w14:paraId="4F3A0DBF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012E3F3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lastRenderedPageBreak/>
              <w:t>COMMIT TRANSACTION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3AF65E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F0A5D7F" w14:textId="77777777" w:rsidR="006C1EA5" w:rsidRDefault="00C07DF4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 xml:space="preserve">Nhân viên A thực hiện cập nhật sau nên thay thế cho dữ </w:t>
            </w:r>
            <w:r>
              <w:rPr>
                <w:rFonts w:eastAsia="Calibri" w:cstheme="minorBidi"/>
                <w:lang w:val="vi-VN"/>
              </w:rPr>
              <w:lastRenderedPageBreak/>
              <w:t xml:space="preserve">liệu cập nhật của </w:t>
            </w:r>
            <w:r>
              <w:rPr>
                <w:rFonts w:eastAsia="Calibri" w:cstheme="minorBidi"/>
                <w:lang w:val="en-US"/>
              </w:rPr>
              <w:t>n</w:t>
            </w:r>
            <w:r>
              <w:rPr>
                <w:rFonts w:eastAsia="Calibri" w:cstheme="minorBidi"/>
                <w:lang w:val="vi-VN"/>
              </w:rPr>
              <w:t>hân viên B. Kết quả cập nhật của nhân viên B sẽ không bao giờ xảy ra =&gt; Lost update</w:t>
            </w:r>
          </w:p>
        </w:tc>
      </w:tr>
    </w:tbl>
    <w:p w14:paraId="044D3FBA" w14:textId="53A9A49B" w:rsidR="00423D9B" w:rsidRPr="00423D9B" w:rsidRDefault="00423D9B" w:rsidP="00423D9B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vi-VN"/>
        </w:rPr>
      </w:pPr>
      <w:bookmarkStart w:id="23" w:name="_Toc88495250"/>
      <w:r>
        <w:rPr>
          <w:rFonts w:eastAsia="Calibri" w:cs="Times New Roman"/>
          <w:szCs w:val="26"/>
        </w:rPr>
        <w:lastRenderedPageBreak/>
        <w:t>→</w:t>
      </w:r>
      <w:r>
        <w:rPr>
          <w:rFonts w:eastAsia="Calibri" w:cs="Times New Roman"/>
          <w:szCs w:val="26"/>
          <w:lang w:val="vi-VN"/>
        </w:rPr>
        <w:t xml:space="preserve"> </w:t>
      </w:r>
      <w:r w:rsidRPr="00423D9B">
        <w:rPr>
          <w:rFonts w:eastAsia="Calibri" w:cs="Times New Roman"/>
          <w:szCs w:val="26"/>
        </w:rPr>
        <w:t>Solution</w:t>
      </w:r>
      <w:r w:rsidRPr="00423D9B">
        <w:rPr>
          <w:rFonts w:eastAsia="Calibri" w:cs="Times New Roman"/>
          <w:szCs w:val="26"/>
          <w:lang w:val="vi-VN"/>
        </w:rPr>
        <w:t>: Thiết lập</w:t>
      </w:r>
      <w:r>
        <w:rPr>
          <w:rFonts w:eastAsia="Calibri" w:cs="Times New Roman"/>
          <w:szCs w:val="26"/>
          <w:lang w:val="vi-VN"/>
        </w:rPr>
        <w:t xml:space="preserve"> </w:t>
      </w:r>
      <w:r w:rsidRPr="00423D9B">
        <w:rPr>
          <w:rFonts w:eastAsia="Calibri" w:cs="Times New Roman"/>
          <w:szCs w:val="26"/>
          <w:lang w:val="vi-VN"/>
        </w:rPr>
        <w:t xml:space="preserve">updatelock thay cho shared </w:t>
      </w:r>
      <w:r>
        <w:rPr>
          <w:rFonts w:eastAsia="Calibri" w:cs="Times New Roman"/>
          <w:szCs w:val="26"/>
          <w:lang w:val="vi-VN"/>
        </w:rPr>
        <w:t xml:space="preserve">lock, </w:t>
      </w:r>
      <w:r w:rsidR="00B3367B">
        <w:rPr>
          <w:rFonts w:eastAsia="Calibri" w:cs="Times New Roman"/>
          <w:szCs w:val="26"/>
          <w:lang w:val="vi-VN"/>
        </w:rPr>
        <w:t>update</w:t>
      </w:r>
      <w:r w:rsidRPr="00423D9B">
        <w:rPr>
          <w:rFonts w:eastAsia="Calibri" w:cs="Times New Roman"/>
          <w:szCs w:val="26"/>
          <w:lang w:val="vi-VN"/>
        </w:rPr>
        <w:t>lock được giữ đến hết giao tác</w:t>
      </w:r>
      <w:r w:rsidR="00FE3AC8">
        <w:rPr>
          <w:rFonts w:eastAsia="Calibri" w:cs="Times New Roman"/>
          <w:szCs w:val="26"/>
          <w:lang w:val="vi-VN"/>
        </w:rPr>
        <w:t xml:space="preserve"> =&gt; Thêm updatelock vào lúc select của hai giao tác </w:t>
      </w:r>
    </w:p>
    <w:tbl>
      <w:tblPr>
        <w:tblStyle w:val="TableGrid"/>
        <w:tblW w:w="9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1"/>
        <w:gridCol w:w="2835"/>
        <w:gridCol w:w="3544"/>
      </w:tblGrid>
      <w:tr w:rsidR="00B3367B" w14:paraId="53EAF4C8" w14:textId="77777777" w:rsidTr="00943468">
        <w:tc>
          <w:tcPr>
            <w:tcW w:w="3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5A90A5A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 xml:space="preserve">T1 - </w:t>
            </w:r>
            <w:r>
              <w:rPr>
                <w:rFonts w:eastAsia="Calibri" w:cstheme="minorBidi"/>
                <w:lang w:val="en-US"/>
              </w:rPr>
              <w:t>N</w:t>
            </w:r>
            <w:r>
              <w:rPr>
                <w:rFonts w:eastAsia="Calibri" w:cstheme="minorBidi"/>
                <w:lang w:val="vi-VN"/>
              </w:rPr>
              <w:t>hân viên A cập nhật thời gian hiệu lực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và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phần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trăm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hoa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hồng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của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hợp đồng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đối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tác</w:t>
            </w:r>
            <w:proofErr w:type="spellEnd"/>
          </w:p>
        </w:tc>
        <w:tc>
          <w:tcPr>
            <w:tcW w:w="2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FF1049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 xml:space="preserve">T2 - </w:t>
            </w:r>
            <w:r>
              <w:rPr>
                <w:rFonts w:eastAsia="Calibri" w:cstheme="minorBidi"/>
                <w:lang w:val="en-US"/>
              </w:rPr>
              <w:t>N</w:t>
            </w:r>
            <w:r>
              <w:rPr>
                <w:rFonts w:eastAsia="Calibri" w:cstheme="minorBidi"/>
                <w:lang w:val="vi-VN"/>
              </w:rPr>
              <w:t>hân viên B cập nhật thời gian hiệu lực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và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phần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trăm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hoa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hồng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của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hợp đồng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đối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tác</w:t>
            </w:r>
            <w:proofErr w:type="spellEnd"/>
          </w:p>
        </w:tc>
        <w:tc>
          <w:tcPr>
            <w:tcW w:w="3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20A871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GHI CHÚ</w:t>
            </w:r>
          </w:p>
        </w:tc>
      </w:tr>
      <w:tr w:rsidR="00B3367B" w14:paraId="29C7F850" w14:textId="77777777" w:rsidTr="00943468">
        <w:trPr>
          <w:trHeight w:val="90"/>
        </w:trPr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7BD6E8D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Read</w:t>
            </w:r>
          </w:p>
          <w:p w14:paraId="39470585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74AB812D" w14:textId="622C1C26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/>
                <w:lang w:val="vi-VN"/>
              </w:rPr>
              <w:t>SELECT TG_HieuLucHD, PhanTramHoaHong FROM HOP_DONG</w:t>
            </w:r>
            <w:r>
              <w:rPr>
                <w:rFonts w:eastAsia="Calibri"/>
                <w:lang w:val="vi-VN"/>
              </w:rPr>
              <w:t xml:space="preserve"> with(updlock)</w:t>
            </w:r>
            <w:r>
              <w:rPr>
                <w:rFonts w:eastAsia="Calibri"/>
                <w:lang w:val="vi-VN"/>
              </w:rPr>
              <w:t xml:space="preserve"> WHERE MaDT = @madt and MaHD = @mahd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2878E96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575F86B" w14:textId="77777777" w:rsidR="00B3367B" w:rsidRDefault="00B3367B" w:rsidP="00943468">
            <w:pPr>
              <w:spacing w:line="240" w:lineRule="auto"/>
              <w:ind w:firstLine="0"/>
              <w:rPr>
                <w:rFonts w:eastAsia="Calibri" w:cstheme="minorBidi"/>
                <w:lang w:val="en-US"/>
              </w:rPr>
            </w:pPr>
            <w:r>
              <w:rPr>
                <w:rFonts w:eastAsia="Calibri" w:cstheme="minorBidi"/>
                <w:lang w:val="vi-VN"/>
              </w:rPr>
              <w:t>Nhân viên A xem thành công thời gian hiệu lực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và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phần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trăm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hoa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hồng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của hợp đồng </w:t>
            </w:r>
            <w:proofErr w:type="spellStart"/>
            <w:r>
              <w:rPr>
                <w:rFonts w:eastAsia="Calibri" w:cstheme="minorBidi"/>
                <w:lang w:val="en-US"/>
              </w:rPr>
              <w:t>đối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tác</w:t>
            </w:r>
            <w:proofErr w:type="spellEnd"/>
          </w:p>
        </w:tc>
      </w:tr>
      <w:tr w:rsidR="00B3367B" w14:paraId="2550AF48" w14:textId="77777777" w:rsidTr="00943468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78DEDED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AED8746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Read</w:t>
            </w:r>
          </w:p>
          <w:p w14:paraId="256B4ABE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201F2B59" w14:textId="6BE94EE8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/>
                <w:lang w:val="vi-VN"/>
              </w:rPr>
              <w:t>SELECT TG_HieuLucHD, PhanTramHoaHong FROM HOP_DONG</w:t>
            </w:r>
            <w:r>
              <w:rPr>
                <w:rFonts w:eastAsia="Calibri"/>
                <w:lang w:val="vi-VN"/>
              </w:rPr>
              <w:t xml:space="preserve"> </w:t>
            </w:r>
            <w:r>
              <w:rPr>
                <w:rFonts w:eastAsia="Calibri"/>
                <w:lang w:val="vi-VN"/>
              </w:rPr>
              <w:t>with(updlock) WHERE MaDT = @madt and MaHD = @mahd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CEC461" w14:textId="77777777" w:rsidR="00B3367B" w:rsidRDefault="00B3367B" w:rsidP="00943468">
            <w:pPr>
              <w:spacing w:line="240" w:lineRule="auto"/>
              <w:ind w:firstLine="0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Nhân viên B xem thành công thời gian hiệu lực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và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phần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trăm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hoa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hồng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của hợp đồng </w:t>
            </w:r>
            <w:proofErr w:type="spellStart"/>
            <w:r>
              <w:rPr>
                <w:rFonts w:eastAsia="Calibri" w:cstheme="minorBidi"/>
                <w:lang w:val="en-US"/>
              </w:rPr>
              <w:t>đối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tác</w:t>
            </w:r>
            <w:proofErr w:type="spellEnd"/>
          </w:p>
        </w:tc>
      </w:tr>
      <w:tr w:rsidR="00B3367B" w14:paraId="145C98B4" w14:textId="77777777" w:rsidTr="00943468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361222B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0688A42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Update</w:t>
            </w:r>
          </w:p>
          <w:p w14:paraId="258D007C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2D586E37" w14:textId="77777777" w:rsidR="00B3367B" w:rsidRDefault="00B3367B" w:rsidP="00943468">
            <w:pPr>
              <w:spacing w:line="240" w:lineRule="auto"/>
              <w:jc w:val="center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UPDATE HOP_DONG</w:t>
            </w:r>
          </w:p>
          <w:p w14:paraId="3488ED4D" w14:textId="77777777" w:rsidR="00B3367B" w:rsidRDefault="00B3367B" w:rsidP="00943468">
            <w:pPr>
              <w:spacing w:line="240" w:lineRule="auto"/>
              <w:jc w:val="center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SET TG_HieuLucHD = @tghlhd, PhanTramHoaHong = (@pthh * @doanhsoban) / 100</w:t>
            </w:r>
          </w:p>
          <w:p w14:paraId="04047B18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/>
                <w:lang w:val="vi-VN"/>
              </w:rPr>
              <w:t>where MaDT = @madt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AF2EC36" w14:textId="77777777" w:rsidR="00B3367B" w:rsidRDefault="00B3367B" w:rsidP="00943468">
            <w:pPr>
              <w:spacing w:line="240" w:lineRule="auto"/>
              <w:ind w:firstLine="0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 xml:space="preserve">Nhân viên B </w:t>
            </w:r>
            <w:proofErr w:type="spellStart"/>
            <w:r>
              <w:rPr>
                <w:rFonts w:eastAsia="Calibri" w:cstheme="minorBidi"/>
                <w:lang w:val="en-US"/>
              </w:rPr>
              <w:t>cập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nhật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thành công thời gian hiệu lực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và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phần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trăm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hoa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hồng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của hợp đồng </w:t>
            </w:r>
            <w:proofErr w:type="spellStart"/>
            <w:r>
              <w:rPr>
                <w:rFonts w:eastAsia="Calibri" w:cstheme="minorBidi"/>
                <w:lang w:val="en-US"/>
              </w:rPr>
              <w:t>đối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tác</w:t>
            </w:r>
            <w:proofErr w:type="spellEnd"/>
          </w:p>
        </w:tc>
      </w:tr>
      <w:tr w:rsidR="00B3367B" w14:paraId="0AD6ED03" w14:textId="77777777" w:rsidTr="00943468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F5AF700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Update</w:t>
            </w:r>
          </w:p>
          <w:p w14:paraId="1FC28B07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055C3EB9" w14:textId="77777777" w:rsidR="00B3367B" w:rsidRDefault="00B3367B" w:rsidP="00943468">
            <w:pPr>
              <w:spacing w:line="240" w:lineRule="auto"/>
              <w:jc w:val="center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UPDATE HOP_DONG</w:t>
            </w:r>
          </w:p>
          <w:p w14:paraId="3EDEF502" w14:textId="77777777" w:rsidR="00B3367B" w:rsidRDefault="00B3367B" w:rsidP="00943468">
            <w:pPr>
              <w:spacing w:line="240" w:lineRule="auto"/>
              <w:jc w:val="center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lastRenderedPageBreak/>
              <w:t>SET TG_HieuLucHD = @tghlhd, PhanTramHoaHong = (@pthh * @doanhsoban) / 100</w:t>
            </w:r>
          </w:p>
          <w:p w14:paraId="0A6A113E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/>
                <w:lang w:val="vi-VN"/>
              </w:rPr>
              <w:t>where MaDT = @madt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2241DE4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E9B674D" w14:textId="77777777" w:rsidR="00B3367B" w:rsidRDefault="00B3367B" w:rsidP="00943468">
            <w:pPr>
              <w:spacing w:line="240" w:lineRule="auto"/>
              <w:jc w:val="both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 xml:space="preserve">Nhân viên B </w:t>
            </w:r>
            <w:proofErr w:type="spellStart"/>
            <w:r>
              <w:rPr>
                <w:rFonts w:eastAsia="Calibri" w:cstheme="minorBidi"/>
                <w:lang w:val="en-US"/>
              </w:rPr>
              <w:t>cập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nhật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thành công thời gian hiệu lực</w:t>
            </w:r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và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lastRenderedPageBreak/>
              <w:t>phần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trăm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hoa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hồng</w:t>
            </w:r>
            <w:proofErr w:type="spellEnd"/>
            <w:r>
              <w:rPr>
                <w:rFonts w:eastAsia="Calibri" w:cstheme="minorBidi"/>
                <w:lang w:val="vi-VN"/>
              </w:rPr>
              <w:t xml:space="preserve"> của hợp đồng </w:t>
            </w:r>
            <w:proofErr w:type="spellStart"/>
            <w:r>
              <w:rPr>
                <w:rFonts w:eastAsia="Calibri" w:cstheme="minorBidi"/>
                <w:lang w:val="en-US"/>
              </w:rPr>
              <w:t>đối</w:t>
            </w:r>
            <w:proofErr w:type="spellEnd"/>
            <w:r>
              <w:rPr>
                <w:rFonts w:eastAsia="Calibri" w:cstheme="minorBidi"/>
                <w:lang w:val="en-US"/>
              </w:rPr>
              <w:t xml:space="preserve"> </w:t>
            </w:r>
            <w:proofErr w:type="spellStart"/>
            <w:r>
              <w:rPr>
                <w:rFonts w:eastAsia="Calibri" w:cstheme="minorBidi"/>
                <w:lang w:val="en-US"/>
              </w:rPr>
              <w:t>tác</w:t>
            </w:r>
            <w:proofErr w:type="spellEnd"/>
          </w:p>
        </w:tc>
      </w:tr>
      <w:tr w:rsidR="00B3367B" w14:paraId="3690B8CE" w14:textId="77777777" w:rsidTr="00943468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24F3F1D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535301F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Commit</w:t>
            </w:r>
          </w:p>
          <w:p w14:paraId="44840761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181BE038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COMMIT TRANSACTION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0757EDE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</w:tr>
      <w:tr w:rsidR="00B3367B" w14:paraId="10FBD9A5" w14:textId="77777777" w:rsidTr="00943468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90E8C7A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Commit</w:t>
            </w:r>
          </w:p>
          <w:p w14:paraId="6E302139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4777800B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COMMIT TRANSACTION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E77F50B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B009909" w14:textId="2E1C9F62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</w:tr>
    </w:tbl>
    <w:p w14:paraId="1F80C8A9" w14:textId="77777777" w:rsidR="00423D9B" w:rsidRPr="00423D9B" w:rsidRDefault="00423D9B" w:rsidP="00423D9B">
      <w:pPr>
        <w:rPr>
          <w:rFonts w:eastAsia="Calibri"/>
        </w:rPr>
      </w:pPr>
    </w:p>
    <w:p w14:paraId="7DE9FD3F" w14:textId="1722721F" w:rsidR="006C1EA5" w:rsidRDefault="00C07DF4">
      <w:pPr>
        <w:pStyle w:val="ListParagraph"/>
        <w:numPr>
          <w:ilvl w:val="0"/>
          <w:numId w:val="5"/>
        </w:numPr>
        <w:spacing w:before="100" w:beforeAutospacing="1" w:after="100" w:afterAutospacing="1" w:line="256" w:lineRule="auto"/>
        <w:outlineLvl w:val="2"/>
        <w:rPr>
          <w:rFonts w:eastAsia="Calibri"/>
        </w:rPr>
      </w:pPr>
      <w:r>
        <w:rPr>
          <w:rFonts w:eastAsia="Calibri"/>
          <w:szCs w:val="26"/>
        </w:rPr>
        <w:t xml:space="preserve">TEST CASE </w:t>
      </w:r>
      <w:r>
        <w:rPr>
          <w:rFonts w:eastAsia="Calibri"/>
        </w:rPr>
        <w:t>2:</w:t>
      </w:r>
      <w:bookmarkEnd w:id="23"/>
    </w:p>
    <w:p w14:paraId="14A54C88" w14:textId="77777777" w:rsidR="006C1EA5" w:rsidRDefault="00C07DF4">
      <w:pPr>
        <w:rPr>
          <w:rFonts w:eastAsia="Calibri"/>
        </w:rPr>
      </w:pPr>
      <w:proofErr w:type="spellStart"/>
      <w:r>
        <w:rPr>
          <w:rFonts w:eastAsia="Calibri"/>
        </w:rPr>
        <w:t>Mô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tình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huống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tranh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chấp</w:t>
      </w:r>
      <w:proofErr w:type="spellEnd"/>
      <w:r>
        <w:rPr>
          <w:rFonts w:eastAsia="Calibri"/>
        </w:rPr>
        <w:t>:</w:t>
      </w:r>
    </w:p>
    <w:p w14:paraId="2475AD96" w14:textId="77777777" w:rsidR="006C1EA5" w:rsidRDefault="00C07DF4">
      <w:pPr>
        <w:rPr>
          <w:rFonts w:eastAsia="Calibri"/>
        </w:rPr>
      </w:pPr>
      <w:proofErr w:type="spellStart"/>
      <w:r>
        <w:rPr>
          <w:rFonts w:eastAsia="Calibri"/>
        </w:rPr>
        <w:t>Giả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sử</w:t>
      </w:r>
      <w:proofErr w:type="spellEnd"/>
      <w:r>
        <w:rPr>
          <w:rFonts w:eastAsia="Calibri"/>
        </w:rPr>
        <w:t xml:space="preserve"> 2 </w:t>
      </w:r>
      <w:proofErr w:type="spellStart"/>
      <w:r>
        <w:rPr>
          <w:rFonts w:eastAsia="Calibri"/>
        </w:rPr>
        <w:t>nhân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viên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của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đối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tác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đang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cập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nhật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lại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giá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của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sản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phẩm</w:t>
      </w:r>
      <w:proofErr w:type="spellEnd"/>
      <w:r>
        <w:rPr>
          <w:rFonts w:eastAsia="Calibri"/>
        </w:rPr>
        <w:t xml:space="preserve">. </w:t>
      </w:r>
      <w:proofErr w:type="spellStart"/>
      <w:r>
        <w:rPr>
          <w:rFonts w:eastAsia="Calibri"/>
        </w:rPr>
        <w:t>Nhưng</w:t>
      </w:r>
      <w:proofErr w:type="spellEnd"/>
      <w:r>
        <w:rPr>
          <w:rFonts w:eastAsia="Calibri"/>
        </w:rPr>
        <w:t xml:space="preserve"> do </w:t>
      </w:r>
      <w:proofErr w:type="spellStart"/>
      <w:r>
        <w:rPr>
          <w:rFonts w:eastAsia="Calibri"/>
        </w:rPr>
        <w:t>có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sai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sót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về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dữ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liệu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cung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cấp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cho</w:t>
      </w:r>
      <w:proofErr w:type="spellEnd"/>
      <w:r>
        <w:rPr>
          <w:rFonts w:eastAsia="Calibri"/>
        </w:rPr>
        <w:t xml:space="preserve"> 2 </w:t>
      </w:r>
      <w:proofErr w:type="spellStart"/>
      <w:r>
        <w:rPr>
          <w:rFonts w:eastAsia="Calibri"/>
        </w:rPr>
        <w:t>nhân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viên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đó</w:t>
      </w:r>
      <w:proofErr w:type="spellEnd"/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cả</w:t>
      </w:r>
      <w:proofErr w:type="spellEnd"/>
      <w:r>
        <w:rPr>
          <w:rFonts w:eastAsia="Calibri"/>
        </w:rPr>
        <w:t xml:space="preserve"> 2 </w:t>
      </w:r>
      <w:proofErr w:type="spellStart"/>
      <w:r>
        <w:rPr>
          <w:rFonts w:eastAsia="Calibri"/>
        </w:rPr>
        <w:t>đều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cập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nhật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cùng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một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sản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phẩm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có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sản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phẩm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là</w:t>
      </w:r>
      <w:proofErr w:type="spellEnd"/>
      <w:r>
        <w:rPr>
          <w:rFonts w:eastAsia="Calibri"/>
        </w:rPr>
        <w:t xml:space="preserve"> X </w:t>
      </w:r>
      <w:proofErr w:type="spellStart"/>
      <w:r>
        <w:rPr>
          <w:rFonts w:eastAsia="Calibri"/>
        </w:rPr>
        <w:t>với</w:t>
      </w:r>
      <w:proofErr w:type="spellEnd"/>
      <w:r>
        <w:rPr>
          <w:rFonts w:eastAsia="Calibri"/>
        </w:rPr>
        <w:t xml:space="preserve"> 2 </w:t>
      </w:r>
      <w:proofErr w:type="spellStart"/>
      <w:r>
        <w:rPr>
          <w:rFonts w:eastAsia="Calibri"/>
        </w:rPr>
        <w:t>đơn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giá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khác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nhau</w:t>
      </w:r>
      <w:proofErr w:type="spellEnd"/>
      <w:r>
        <w:rPr>
          <w:rFonts w:eastAsia="Calibri"/>
        </w:rPr>
        <w:t xml:space="preserve">. Lost update </w:t>
      </w:r>
      <w:proofErr w:type="spellStart"/>
      <w:r>
        <w:rPr>
          <w:rFonts w:eastAsia="Calibri"/>
        </w:rPr>
        <w:t>xảy</w:t>
      </w:r>
      <w:proofErr w:type="spellEnd"/>
      <w:r>
        <w:rPr>
          <w:rFonts w:eastAsia="Calibri"/>
        </w:rPr>
        <w:t xml:space="preserve"> ra.</w:t>
      </w:r>
    </w:p>
    <w:p w14:paraId="51912577" w14:textId="77777777" w:rsidR="006C1EA5" w:rsidRDefault="006C1EA5">
      <w:pPr>
        <w:rPr>
          <w:rFonts w:eastAsia="Calibri"/>
        </w:rPr>
      </w:pPr>
    </w:p>
    <w:tbl>
      <w:tblPr>
        <w:tblStyle w:val="TableGrid"/>
        <w:tblW w:w="9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1"/>
        <w:gridCol w:w="2835"/>
        <w:gridCol w:w="3544"/>
      </w:tblGrid>
      <w:tr w:rsidR="006C1EA5" w14:paraId="30E1E785" w14:textId="77777777">
        <w:tc>
          <w:tcPr>
            <w:tcW w:w="3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857152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T1 - nhân viên A của đối tác cập nhật giá sản phẩm</w:t>
            </w:r>
          </w:p>
          <w:p w14:paraId="4FD27718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2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82FA0F8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T2 - nhân viên B của đối tác  cập nhật giá sản phẩm</w:t>
            </w:r>
          </w:p>
        </w:tc>
        <w:tc>
          <w:tcPr>
            <w:tcW w:w="3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63F2E59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GHI CHÚ</w:t>
            </w:r>
          </w:p>
        </w:tc>
      </w:tr>
      <w:tr w:rsidR="006C1EA5" w14:paraId="4937C553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57BB554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5E8337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Read</w:t>
            </w:r>
          </w:p>
          <w:p w14:paraId="480ABE1C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5F2C114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SELECT * FROM SAN_PHAM WHERE MaSP = @masp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89F100E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Nhân viên B của đối tác  xem thành công giá của sản phẩm</w:t>
            </w:r>
          </w:p>
        </w:tc>
      </w:tr>
      <w:tr w:rsidR="006C1EA5" w14:paraId="27AAF68A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B99CBA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Read</w:t>
            </w:r>
          </w:p>
          <w:p w14:paraId="5625CE75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036E38C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SELECT * FROM SAN_PHAM WHERE MaSP = @masp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68598DE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E463D50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Nhân viên A của đối tác  xem thành công giá của sản phẩm</w:t>
            </w:r>
          </w:p>
        </w:tc>
      </w:tr>
      <w:tr w:rsidR="006C1EA5" w14:paraId="337367F9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C0C2C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Update</w:t>
            </w:r>
          </w:p>
          <w:p w14:paraId="51FC4FE9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579289C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UPDATE SAN_PHAM</w:t>
            </w:r>
          </w:p>
          <w:p w14:paraId="2BBC022A" w14:textId="77777777" w:rsidR="006C1EA5" w:rsidRDefault="00C07DF4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SET Gia = @giasp</w:t>
            </w:r>
          </w:p>
          <w:p w14:paraId="66ABD68E" w14:textId="77777777" w:rsidR="006C1EA5" w:rsidRDefault="00C07DF4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WHERE MaSP = @masp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952E27F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BC804F8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Nhân viên A của đối tác  cập nhật thành công giá sản phẩm</w:t>
            </w:r>
          </w:p>
        </w:tc>
      </w:tr>
      <w:tr w:rsidR="006C1EA5" w14:paraId="02ED10B1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D68990A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0C40FD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Update</w:t>
            </w:r>
          </w:p>
          <w:p w14:paraId="5C9F9014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70673038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UPDATE SAN_PHAM</w:t>
            </w:r>
          </w:p>
          <w:p w14:paraId="41B1D632" w14:textId="77777777" w:rsidR="006C1EA5" w:rsidRDefault="00C07DF4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SET Gia = @giasp</w:t>
            </w:r>
          </w:p>
          <w:p w14:paraId="5E730DC2" w14:textId="77777777" w:rsidR="006C1EA5" w:rsidRDefault="00C07DF4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WHERE MaSP = @masp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EE3C442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Nhân viên B của đối tác  cập nhật thành công giá sản phẩm</w:t>
            </w:r>
          </w:p>
        </w:tc>
      </w:tr>
      <w:tr w:rsidR="006C1EA5" w14:paraId="79552672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BA5FB6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Commit</w:t>
            </w:r>
          </w:p>
          <w:p w14:paraId="09AA01CD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5A13D11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COMMIT TRANSACTION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54A35DA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B00D0C0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</w:tr>
      <w:tr w:rsidR="006C1EA5" w14:paraId="3AEAAF11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2B0D54E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F3EEC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Commit</w:t>
            </w:r>
          </w:p>
          <w:p w14:paraId="7D1BE8CF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32BF46F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COMMIT TRANSACTION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F120549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 xml:space="preserve">Nhân viên B của đối tác thực hiện cập nhật sau nên thay thế cho dữ liệu cập nhật của Nhân viên A của đối tác . Kết quả cập nhật của nhân viên A của đối tác sẽ không bao giờ xảy ra </w:t>
            </w:r>
          </w:p>
          <w:p w14:paraId="2161AB05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=&gt; Lost update</w:t>
            </w:r>
          </w:p>
        </w:tc>
      </w:tr>
    </w:tbl>
    <w:p w14:paraId="584AE741" w14:textId="3988C925" w:rsidR="006C1EA5" w:rsidRDefault="00C07DF4">
      <w:pPr>
        <w:rPr>
          <w:rFonts w:eastAsia="Calibri"/>
        </w:rPr>
      </w:pPr>
      <w:r>
        <w:rPr>
          <w:rFonts w:eastAsia="Calibri"/>
        </w:rPr>
        <w:t xml:space="preserve"> </w:t>
      </w:r>
    </w:p>
    <w:p w14:paraId="4F9966E8" w14:textId="65CFE7E6" w:rsidR="00FE3AC8" w:rsidRDefault="00FE3AC8" w:rsidP="00FE3AC8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vi-VN"/>
        </w:rPr>
      </w:pPr>
      <w:r>
        <w:rPr>
          <w:rFonts w:eastAsia="Calibri" w:cs="Times New Roman"/>
          <w:szCs w:val="26"/>
        </w:rPr>
        <w:t>→</w:t>
      </w:r>
      <w:r>
        <w:rPr>
          <w:rFonts w:eastAsia="Calibri" w:cs="Times New Roman"/>
          <w:szCs w:val="26"/>
          <w:lang w:val="vi-VN"/>
        </w:rPr>
        <w:t xml:space="preserve"> </w:t>
      </w:r>
      <w:r w:rsidRPr="00423D9B">
        <w:rPr>
          <w:rFonts w:eastAsia="Calibri" w:cs="Times New Roman"/>
          <w:szCs w:val="26"/>
        </w:rPr>
        <w:t>Solution</w:t>
      </w:r>
      <w:r w:rsidRPr="00423D9B">
        <w:rPr>
          <w:rFonts w:eastAsia="Calibri" w:cs="Times New Roman"/>
          <w:szCs w:val="26"/>
          <w:lang w:val="vi-VN"/>
        </w:rPr>
        <w:t>: Thiết lập</w:t>
      </w:r>
      <w:r>
        <w:rPr>
          <w:rFonts w:eastAsia="Calibri" w:cs="Times New Roman"/>
          <w:szCs w:val="26"/>
          <w:lang w:val="vi-VN"/>
        </w:rPr>
        <w:t xml:space="preserve"> </w:t>
      </w:r>
      <w:r w:rsidRPr="00423D9B">
        <w:rPr>
          <w:rFonts w:eastAsia="Calibri" w:cs="Times New Roman"/>
          <w:szCs w:val="26"/>
          <w:lang w:val="vi-VN"/>
        </w:rPr>
        <w:t xml:space="preserve">updatelock thay cho shared </w:t>
      </w:r>
      <w:r>
        <w:rPr>
          <w:rFonts w:eastAsia="Calibri" w:cs="Times New Roman"/>
          <w:szCs w:val="26"/>
          <w:lang w:val="vi-VN"/>
        </w:rPr>
        <w:t>lock, u</w:t>
      </w:r>
      <w:r w:rsidRPr="00423D9B">
        <w:rPr>
          <w:rFonts w:eastAsia="Calibri" w:cs="Times New Roman"/>
          <w:szCs w:val="26"/>
          <w:lang w:val="vi-VN"/>
        </w:rPr>
        <w:t>plock được giữ đến hết giao tác</w:t>
      </w:r>
      <w:r>
        <w:rPr>
          <w:rFonts w:eastAsia="Calibri" w:cs="Times New Roman"/>
          <w:szCs w:val="26"/>
          <w:lang w:val="vi-VN"/>
        </w:rPr>
        <w:t xml:space="preserve"> =&gt; Thêm updatelock vào lúc select của hai giao tác </w:t>
      </w:r>
    </w:p>
    <w:tbl>
      <w:tblPr>
        <w:tblStyle w:val="TableGrid"/>
        <w:tblW w:w="9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1"/>
        <w:gridCol w:w="2835"/>
        <w:gridCol w:w="3544"/>
      </w:tblGrid>
      <w:tr w:rsidR="00B3367B" w14:paraId="1B1FCB80" w14:textId="77777777" w:rsidTr="00943468">
        <w:tc>
          <w:tcPr>
            <w:tcW w:w="3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B417C06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T1 - nhân viên A của đối tác cập nhật giá sản phẩm</w:t>
            </w:r>
          </w:p>
          <w:p w14:paraId="2A3FC487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2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B633A6B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T2 - nhân viên B của đối tác  cập nhật giá sản phẩm</w:t>
            </w:r>
          </w:p>
        </w:tc>
        <w:tc>
          <w:tcPr>
            <w:tcW w:w="3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8C510BB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GHI CHÚ</w:t>
            </w:r>
          </w:p>
        </w:tc>
      </w:tr>
      <w:tr w:rsidR="00B3367B" w14:paraId="6B249F82" w14:textId="77777777" w:rsidTr="00943468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DCEA0C1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AF9C8E1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Read</w:t>
            </w:r>
          </w:p>
          <w:p w14:paraId="0B9C457F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0522C007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 xml:space="preserve">SELECT * FROM SAN_PHAM </w:t>
            </w:r>
            <w:r>
              <w:rPr>
                <w:rFonts w:eastAsia="Calibri"/>
                <w:lang w:val="vi-VN"/>
              </w:rPr>
              <w:t xml:space="preserve">with(updlock) </w:t>
            </w:r>
            <w:r>
              <w:rPr>
                <w:rFonts w:eastAsia="Calibri" w:cstheme="minorBidi"/>
                <w:lang w:val="vi-VN"/>
              </w:rPr>
              <w:t xml:space="preserve"> WHERE MaSP = @masp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12D8A70" w14:textId="77777777" w:rsidR="00B3367B" w:rsidRDefault="00B3367B" w:rsidP="00943468">
            <w:pPr>
              <w:spacing w:line="240" w:lineRule="auto"/>
              <w:ind w:firstLine="0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Nhân viên B của đối tác  xem thành công giá của sản phẩm</w:t>
            </w:r>
          </w:p>
        </w:tc>
      </w:tr>
      <w:tr w:rsidR="00B3367B" w14:paraId="317C6D55" w14:textId="77777777" w:rsidTr="00943468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7084099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Read</w:t>
            </w:r>
          </w:p>
          <w:p w14:paraId="12A32FE3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1970C626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 xml:space="preserve">SELECT * FROM SAN_PHAM </w:t>
            </w:r>
            <w:r>
              <w:rPr>
                <w:rFonts w:eastAsia="Calibri"/>
                <w:lang w:val="vi-VN"/>
              </w:rPr>
              <w:t xml:space="preserve">with(updlock) </w:t>
            </w:r>
            <w:r>
              <w:rPr>
                <w:rFonts w:eastAsia="Calibri" w:cstheme="minorBidi"/>
                <w:lang w:val="vi-VN"/>
              </w:rPr>
              <w:t xml:space="preserve"> WHERE MaSP = @masp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66E5981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26C5819" w14:textId="77777777" w:rsidR="00B3367B" w:rsidRDefault="00B3367B" w:rsidP="00943468">
            <w:pPr>
              <w:spacing w:line="240" w:lineRule="auto"/>
              <w:ind w:firstLine="0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Nhân viên A của đối tác  xem thành công giá của sản phẩm</w:t>
            </w:r>
          </w:p>
        </w:tc>
      </w:tr>
      <w:tr w:rsidR="00B3367B" w14:paraId="19FDC220" w14:textId="77777777" w:rsidTr="00943468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D7B1CD7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Update</w:t>
            </w:r>
          </w:p>
          <w:p w14:paraId="470E181B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02BF9FE6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UPDATE SAN_PHAM</w:t>
            </w:r>
          </w:p>
          <w:p w14:paraId="0C65F71A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SET Gia = @giasp</w:t>
            </w:r>
          </w:p>
          <w:p w14:paraId="3EC54AEF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WHERE MaSP = @masp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1D87CEC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93D2693" w14:textId="77777777" w:rsidR="00B3367B" w:rsidRDefault="00B3367B" w:rsidP="00943468">
            <w:pPr>
              <w:spacing w:line="240" w:lineRule="auto"/>
              <w:ind w:firstLine="0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Nhân viên A của đối tác  cập nhật thành công giá sản phẩm</w:t>
            </w:r>
          </w:p>
        </w:tc>
      </w:tr>
      <w:tr w:rsidR="00B3367B" w14:paraId="3C727F78" w14:textId="77777777" w:rsidTr="00943468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70D0E9B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AF62701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Update</w:t>
            </w:r>
          </w:p>
          <w:p w14:paraId="20430AE9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4706534D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UPDATE SAN_PHAM</w:t>
            </w:r>
          </w:p>
          <w:p w14:paraId="58B695D3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SET Gia = @giasp</w:t>
            </w:r>
          </w:p>
          <w:p w14:paraId="6F9EAC39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WHERE MaSP = @masp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541E81D" w14:textId="77777777" w:rsidR="00B3367B" w:rsidRDefault="00B3367B" w:rsidP="00943468">
            <w:pPr>
              <w:spacing w:line="240" w:lineRule="auto"/>
              <w:ind w:firstLine="0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Nhân viên B của đối tác  cập nhật thành công giá sản phẩm</w:t>
            </w:r>
          </w:p>
        </w:tc>
      </w:tr>
      <w:tr w:rsidR="00B3367B" w14:paraId="5BD2061F" w14:textId="77777777" w:rsidTr="00943468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F90FDC2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Commit</w:t>
            </w:r>
          </w:p>
          <w:p w14:paraId="4863A2D0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3169ED44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COMMIT TRANSACTION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C00C2A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D9F8585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</w:tr>
      <w:tr w:rsidR="00B3367B" w14:paraId="3A620338" w14:textId="77777777" w:rsidTr="00943468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341C60E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D57C50E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Commit</w:t>
            </w:r>
          </w:p>
          <w:p w14:paraId="1B2F65E2" w14:textId="77777777" w:rsidR="00B3367B" w:rsidRDefault="00B3367B" w:rsidP="00943468">
            <w:pPr>
              <w:spacing w:line="240" w:lineRule="auto"/>
              <w:jc w:val="center"/>
              <w:rPr>
                <w:rFonts w:eastAsia="Calibri" w:cstheme="minorBidi"/>
                <w:lang w:val="vi-VN"/>
              </w:rPr>
            </w:pPr>
          </w:p>
          <w:p w14:paraId="046440A2" w14:textId="77777777" w:rsidR="00B3367B" w:rsidRDefault="00B3367B" w:rsidP="00943468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/>
              </w:rPr>
            </w:pPr>
            <w:r>
              <w:rPr>
                <w:rFonts w:eastAsia="Calibri" w:cstheme="minorBidi"/>
                <w:lang w:val="vi-VN"/>
              </w:rPr>
              <w:t>COMMIT TRANSACTION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AF955EC" w14:textId="5D2255EE" w:rsidR="00B3367B" w:rsidRDefault="00B3367B" w:rsidP="00943468">
            <w:pPr>
              <w:spacing w:line="240" w:lineRule="auto"/>
              <w:ind w:firstLine="0"/>
              <w:rPr>
                <w:rFonts w:eastAsia="Calibri" w:cstheme="minorBidi"/>
                <w:lang w:val="vi-VN"/>
              </w:rPr>
            </w:pPr>
          </w:p>
        </w:tc>
      </w:tr>
    </w:tbl>
    <w:p w14:paraId="74005172" w14:textId="77777777" w:rsidR="00B3367B" w:rsidRPr="00FE3AC8" w:rsidRDefault="00B3367B" w:rsidP="00FE3AC8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vi-VN"/>
        </w:rPr>
      </w:pPr>
    </w:p>
    <w:p w14:paraId="4C969EC6" w14:textId="77777777" w:rsidR="006C1EA5" w:rsidRDefault="00C07DF4">
      <w:pPr>
        <w:pStyle w:val="ListParagraph"/>
        <w:numPr>
          <w:ilvl w:val="0"/>
          <w:numId w:val="6"/>
        </w:numPr>
        <w:spacing w:before="100" w:beforeAutospacing="1" w:after="100" w:afterAutospacing="1" w:line="256" w:lineRule="auto"/>
        <w:outlineLvl w:val="2"/>
        <w:rPr>
          <w:rFonts w:eastAsia="Calibri"/>
        </w:rPr>
      </w:pPr>
      <w:bookmarkStart w:id="24" w:name="_Toc88495251"/>
      <w:r>
        <w:rPr>
          <w:rFonts w:eastAsia="Calibri"/>
          <w:szCs w:val="26"/>
        </w:rPr>
        <w:t xml:space="preserve">TEST CASE </w:t>
      </w:r>
      <w:r>
        <w:rPr>
          <w:rFonts w:eastAsia="Calibri"/>
        </w:rPr>
        <w:t>3:</w:t>
      </w:r>
      <w:bookmarkEnd w:id="24"/>
    </w:p>
    <w:p w14:paraId="4955FCED" w14:textId="77777777" w:rsidR="006C1EA5" w:rsidRDefault="00C07DF4">
      <w:pPr>
        <w:rPr>
          <w:rFonts w:eastAsia="Calibri"/>
        </w:rPr>
      </w:pPr>
      <w:proofErr w:type="spellStart"/>
      <w:r>
        <w:rPr>
          <w:rFonts w:eastAsia="Calibri"/>
        </w:rPr>
        <w:t>Mô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tình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huống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tranh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chấp</w:t>
      </w:r>
      <w:proofErr w:type="spellEnd"/>
      <w:r>
        <w:rPr>
          <w:rFonts w:eastAsia="Calibri"/>
        </w:rPr>
        <w:t>:</w:t>
      </w:r>
    </w:p>
    <w:p w14:paraId="02D4F8A0" w14:textId="77777777" w:rsidR="006C1EA5" w:rsidRDefault="00C07DF4">
      <w:pPr>
        <w:rPr>
          <w:rFonts w:eastAsia="Calibri"/>
        </w:rPr>
      </w:pPr>
      <w:proofErr w:type="spellStart"/>
      <w:r>
        <w:rPr>
          <w:rFonts w:eastAsia="Calibri"/>
        </w:rPr>
        <w:t>Giả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sử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đối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tác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và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tài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xế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đều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cập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nhật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trạng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thái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đơn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hàng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cùng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một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thời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điểm</w:t>
      </w:r>
      <w:proofErr w:type="spellEnd"/>
      <w:r>
        <w:rPr>
          <w:rFonts w:eastAsia="Calibri"/>
        </w:rPr>
        <w:t xml:space="preserve">. </w:t>
      </w:r>
      <w:proofErr w:type="spellStart"/>
      <w:r>
        <w:rPr>
          <w:rFonts w:eastAsia="Calibri"/>
        </w:rPr>
        <w:t>Đối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tác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thì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cập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nhật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trạng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thái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đơn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hàng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là</w:t>
      </w:r>
      <w:proofErr w:type="spellEnd"/>
      <w:r>
        <w:rPr>
          <w:rFonts w:eastAsia="Calibri"/>
        </w:rPr>
        <w:t xml:space="preserve"> “</w:t>
      </w:r>
      <w:proofErr w:type="spellStart"/>
      <w:r>
        <w:rPr>
          <w:rFonts w:eastAsia="Calibri"/>
        </w:rPr>
        <w:t>Chờ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xử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lý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giao</w:t>
      </w:r>
      <w:proofErr w:type="spellEnd"/>
      <w:r>
        <w:rPr>
          <w:rFonts w:eastAsia="Calibri"/>
        </w:rPr>
        <w:t xml:space="preserve"> hang”, </w:t>
      </w:r>
      <w:proofErr w:type="spellStart"/>
      <w:r>
        <w:rPr>
          <w:rFonts w:eastAsia="Calibri"/>
        </w:rPr>
        <w:t>còn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tài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xế</w:t>
      </w:r>
      <w:proofErr w:type="spellEnd"/>
      <w:r>
        <w:rPr>
          <w:rFonts w:eastAsia="Calibri"/>
        </w:rPr>
        <w:t xml:space="preserve"> do </w:t>
      </w:r>
      <w:proofErr w:type="spellStart"/>
      <w:r>
        <w:rPr>
          <w:rFonts w:eastAsia="Calibri"/>
        </w:rPr>
        <w:t>bị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bể</w:t>
      </w:r>
      <w:proofErr w:type="spellEnd"/>
      <w:r>
        <w:rPr>
          <w:rFonts w:eastAsia="Calibri"/>
        </w:rPr>
        <w:t xml:space="preserve"> bánh </w:t>
      </w:r>
      <w:proofErr w:type="spellStart"/>
      <w:r>
        <w:rPr>
          <w:rFonts w:eastAsia="Calibri"/>
        </w:rPr>
        <w:t>xe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nên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cập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nhật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đơn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hàng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là</w:t>
      </w:r>
      <w:proofErr w:type="spellEnd"/>
      <w:r>
        <w:rPr>
          <w:rFonts w:eastAsia="Calibri"/>
        </w:rPr>
        <w:t xml:space="preserve"> “</w:t>
      </w:r>
      <w:proofErr w:type="spellStart"/>
      <w:r>
        <w:rPr>
          <w:rFonts w:eastAsia="Calibri"/>
        </w:rPr>
        <w:t>Đã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hủy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giao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hàng</w:t>
      </w:r>
      <w:proofErr w:type="spellEnd"/>
      <w:r>
        <w:rPr>
          <w:rFonts w:eastAsia="Calibri"/>
        </w:rPr>
        <w:t xml:space="preserve">”. Lost update </w:t>
      </w:r>
      <w:proofErr w:type="spellStart"/>
      <w:r>
        <w:rPr>
          <w:rFonts w:eastAsia="Calibri"/>
        </w:rPr>
        <w:t>xảy</w:t>
      </w:r>
      <w:proofErr w:type="spellEnd"/>
      <w:r>
        <w:rPr>
          <w:rFonts w:eastAsia="Calibri"/>
        </w:rPr>
        <w:t xml:space="preserve"> ra.</w:t>
      </w:r>
    </w:p>
    <w:p w14:paraId="3F52D483" w14:textId="77777777" w:rsidR="006C1EA5" w:rsidRDefault="006C1EA5">
      <w:pPr>
        <w:rPr>
          <w:rFonts w:eastAsia="Calibri"/>
        </w:rPr>
      </w:pPr>
    </w:p>
    <w:tbl>
      <w:tblPr>
        <w:tblStyle w:val="TableGrid1"/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2977"/>
        <w:gridCol w:w="3402"/>
      </w:tblGrid>
      <w:tr w:rsidR="006C1EA5" w14:paraId="7620FE49" w14:textId="77777777">
        <w:tc>
          <w:tcPr>
            <w:tcW w:w="2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7AF7CE2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T1 -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256CC08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T2 –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DE3841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GHI CHÚ</w:t>
            </w:r>
          </w:p>
        </w:tc>
      </w:tr>
      <w:tr w:rsidR="006C1EA5" w14:paraId="04359970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AC82D34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Read</w:t>
            </w:r>
          </w:p>
          <w:p w14:paraId="1C7B194E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39869117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FROM DON_HANG WHERE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= @madh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78EB54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BE8FCC4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</w:p>
        </w:tc>
      </w:tr>
      <w:tr w:rsidR="006C1EA5" w14:paraId="16B65C6E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74C13F0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CA5A525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Read</w:t>
            </w:r>
          </w:p>
          <w:p w14:paraId="59BD56CE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4FB7F8EC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FROM DON_HANG WHERE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= @madh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FD558A3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</w:p>
        </w:tc>
      </w:tr>
      <w:tr w:rsidR="006C1EA5" w14:paraId="30661FA0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D049B0F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BD8A01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Update</w:t>
            </w:r>
          </w:p>
          <w:p w14:paraId="5664366F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5D8913A5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UPDATE DON_HANG </w:t>
            </w:r>
          </w:p>
          <w:p w14:paraId="6EC37A2E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SET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= @ttdh </w:t>
            </w:r>
          </w:p>
          <w:p w14:paraId="5C331D5C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= @madh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FFA4CEE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“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hủy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>”</w:t>
            </w:r>
          </w:p>
        </w:tc>
      </w:tr>
      <w:tr w:rsidR="006C1EA5" w14:paraId="42A7D00A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8D81CCF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lastRenderedPageBreak/>
              <w:t>Update</w:t>
            </w:r>
          </w:p>
          <w:p w14:paraId="75D60950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2F303348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UPDATE DON_HANG </w:t>
            </w:r>
          </w:p>
          <w:p w14:paraId="672C1650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SET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= @ttdh </w:t>
            </w:r>
          </w:p>
          <w:p w14:paraId="2160EE01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= @madh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E976845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187D29E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“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Chờ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xử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lý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>”</w:t>
            </w:r>
          </w:p>
        </w:tc>
      </w:tr>
      <w:tr w:rsidR="006C1EA5" w14:paraId="279D04BC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AE4E4E7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2E4084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Commit</w:t>
            </w:r>
          </w:p>
          <w:p w14:paraId="5B6DF68C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24983699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COMMIT TRANSACTION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E7347F9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</w:tr>
      <w:tr w:rsidR="006C1EA5" w14:paraId="3D34A6F4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CB5BB7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Commit</w:t>
            </w:r>
          </w:p>
          <w:p w14:paraId="0D8A56E5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0F3459C0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COMMIT TRANSACTION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63C3F5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C618A76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thực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hiện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sau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nên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thay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thế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cho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liệu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.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Kết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quả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sẽ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bao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giờ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xảy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ra </w:t>
            </w:r>
          </w:p>
          <w:p w14:paraId="65099F64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=&gt; Lost update</w:t>
            </w:r>
          </w:p>
        </w:tc>
      </w:tr>
    </w:tbl>
    <w:p w14:paraId="27F5C080" w14:textId="242275E2" w:rsidR="006C1EA5" w:rsidRDefault="006C1EA5">
      <w:pPr>
        <w:pStyle w:val="ListParagraph"/>
        <w:ind w:firstLine="0"/>
      </w:pPr>
    </w:p>
    <w:p w14:paraId="5674FD20" w14:textId="77777777" w:rsidR="00B3367B" w:rsidRDefault="00FE3AC8" w:rsidP="00FE3AC8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vi-VN"/>
        </w:rPr>
      </w:pPr>
      <w:r>
        <w:rPr>
          <w:rFonts w:eastAsia="Calibri" w:cs="Times New Roman"/>
          <w:szCs w:val="26"/>
        </w:rPr>
        <w:t>→</w:t>
      </w:r>
      <w:r>
        <w:rPr>
          <w:rFonts w:eastAsia="Calibri" w:cs="Times New Roman"/>
          <w:szCs w:val="26"/>
          <w:lang w:val="vi-VN"/>
        </w:rPr>
        <w:t xml:space="preserve"> </w:t>
      </w:r>
      <w:r w:rsidRPr="00423D9B">
        <w:rPr>
          <w:rFonts w:eastAsia="Calibri" w:cs="Times New Roman"/>
          <w:szCs w:val="26"/>
        </w:rPr>
        <w:t>Solution</w:t>
      </w:r>
      <w:r w:rsidRPr="00423D9B">
        <w:rPr>
          <w:rFonts w:eastAsia="Calibri" w:cs="Times New Roman"/>
          <w:szCs w:val="26"/>
          <w:lang w:val="vi-VN"/>
        </w:rPr>
        <w:t>: Thiết lập</w:t>
      </w:r>
      <w:r>
        <w:rPr>
          <w:rFonts w:eastAsia="Calibri" w:cs="Times New Roman"/>
          <w:szCs w:val="26"/>
          <w:lang w:val="vi-VN"/>
        </w:rPr>
        <w:t xml:space="preserve"> </w:t>
      </w:r>
      <w:r w:rsidRPr="00423D9B">
        <w:rPr>
          <w:rFonts w:eastAsia="Calibri" w:cs="Times New Roman"/>
          <w:szCs w:val="26"/>
          <w:lang w:val="vi-VN"/>
        </w:rPr>
        <w:t xml:space="preserve">updatelock thay cho shared </w:t>
      </w:r>
      <w:r>
        <w:rPr>
          <w:rFonts w:eastAsia="Calibri" w:cs="Times New Roman"/>
          <w:szCs w:val="26"/>
          <w:lang w:val="vi-VN"/>
        </w:rPr>
        <w:t>lock, u</w:t>
      </w:r>
      <w:r w:rsidRPr="00423D9B">
        <w:rPr>
          <w:rFonts w:eastAsia="Calibri" w:cs="Times New Roman"/>
          <w:szCs w:val="26"/>
          <w:lang w:val="vi-VN"/>
        </w:rPr>
        <w:t>plock được giữ đến hết giao tác</w:t>
      </w:r>
      <w:r>
        <w:rPr>
          <w:rFonts w:eastAsia="Calibri" w:cs="Times New Roman"/>
          <w:szCs w:val="26"/>
          <w:lang w:val="vi-VN"/>
        </w:rPr>
        <w:t xml:space="preserve"> =&gt; Thêm updatelock vào lúc select của hai giao tác</w:t>
      </w:r>
    </w:p>
    <w:p w14:paraId="022C7B84" w14:textId="77777777" w:rsidR="00B3367B" w:rsidRPr="00FE3AC8" w:rsidRDefault="00FE3AC8" w:rsidP="00FE3AC8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vi-VN"/>
        </w:rPr>
      </w:pPr>
      <w:r>
        <w:rPr>
          <w:rFonts w:eastAsia="Calibri" w:cs="Times New Roman"/>
          <w:szCs w:val="26"/>
          <w:lang w:val="vi-VN"/>
        </w:rPr>
        <w:t xml:space="preserve"> </w:t>
      </w:r>
    </w:p>
    <w:tbl>
      <w:tblPr>
        <w:tblStyle w:val="TableGrid1"/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2977"/>
        <w:gridCol w:w="3402"/>
      </w:tblGrid>
      <w:tr w:rsidR="00B3367B" w14:paraId="65C4227F" w14:textId="77777777" w:rsidTr="00943468">
        <w:tc>
          <w:tcPr>
            <w:tcW w:w="2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F8B3A29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T1 -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B43347B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T2 –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C41075B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GHI CHÚ</w:t>
            </w:r>
          </w:p>
        </w:tc>
      </w:tr>
      <w:tr w:rsidR="00B3367B" w14:paraId="0373AA5B" w14:textId="77777777" w:rsidTr="00943468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06C4678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Read</w:t>
            </w:r>
          </w:p>
          <w:p w14:paraId="44D82563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331F1EDB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FROM DON_HANG </w:t>
            </w:r>
            <w:r>
              <w:rPr>
                <w:rFonts w:eastAsia="Calibri"/>
                <w:lang w:val="vi-VN"/>
              </w:rPr>
              <w:t>with(updlock)</w:t>
            </w:r>
            <w:r>
              <w:rPr>
                <w:rFonts w:eastAsia="Calibri"/>
                <w:lang w:val="vi-VN" w:eastAsia="vi-VN"/>
              </w:rPr>
              <w:t xml:space="preserve"> </w:t>
            </w:r>
            <w:r>
              <w:rPr>
                <w:rFonts w:eastAsia="Calibri" w:cs="Times New Roman"/>
                <w:szCs w:val="20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= @madh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BEF93DF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108A376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</w:p>
        </w:tc>
      </w:tr>
      <w:tr w:rsidR="00B3367B" w14:paraId="5CD2E4F9" w14:textId="77777777" w:rsidTr="00943468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75B194A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CE5D026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Read</w:t>
            </w:r>
          </w:p>
          <w:p w14:paraId="276F1859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6C05E04D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FROM DON_HANG</w:t>
            </w:r>
            <w:r>
              <w:rPr>
                <w:rFonts w:eastAsia="Calibri" w:cs="Times New Roman"/>
                <w:szCs w:val="20"/>
                <w:lang w:val="vi-VN"/>
              </w:rPr>
              <w:t xml:space="preserve"> </w:t>
            </w:r>
            <w:r>
              <w:rPr>
                <w:rFonts w:eastAsia="Calibri"/>
                <w:lang w:val="vi-VN"/>
              </w:rPr>
              <w:t>with(updlock)</w:t>
            </w:r>
            <w:r>
              <w:rPr>
                <w:rFonts w:eastAsia="Calibri" w:cs="Times New Roman"/>
                <w:szCs w:val="20"/>
                <w:lang w:val="en-US"/>
              </w:rPr>
              <w:t xml:space="preserve"> WHERE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= @madh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87ADF3C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</w:p>
        </w:tc>
      </w:tr>
      <w:tr w:rsidR="00B3367B" w14:paraId="00F3F650" w14:textId="77777777" w:rsidTr="00943468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1A71F0B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35EA2C5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Update</w:t>
            </w:r>
          </w:p>
          <w:p w14:paraId="009714C5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3F047BB2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UPDATE DON_HANG </w:t>
            </w:r>
          </w:p>
          <w:p w14:paraId="2A0A2300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SET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= @ttdh </w:t>
            </w:r>
          </w:p>
          <w:p w14:paraId="61ED72F1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= @madh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D5F6D60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“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hủy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>”</w:t>
            </w:r>
          </w:p>
        </w:tc>
      </w:tr>
      <w:tr w:rsidR="00B3367B" w14:paraId="42BA16D4" w14:textId="77777777" w:rsidTr="00943468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A3D070C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lastRenderedPageBreak/>
              <w:t>Update</w:t>
            </w:r>
          </w:p>
          <w:p w14:paraId="024422BE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0AF587AA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UPDATE DON_HANG </w:t>
            </w:r>
          </w:p>
          <w:p w14:paraId="08623C2C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SET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= @ttdh </w:t>
            </w:r>
          </w:p>
          <w:p w14:paraId="3BAB27AC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= @madh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01DD38F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349D697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“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Chờ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xử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lý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0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0"/>
                <w:lang w:val="en-US"/>
              </w:rPr>
              <w:t>”</w:t>
            </w:r>
          </w:p>
        </w:tc>
      </w:tr>
      <w:tr w:rsidR="00B3367B" w14:paraId="6CCC3218" w14:textId="77777777" w:rsidTr="00943468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80A90CA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8619B0E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Commit</w:t>
            </w:r>
          </w:p>
          <w:p w14:paraId="638643B9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30E0EFAB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COMMIT TRANSACTION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0573655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</w:tr>
      <w:tr w:rsidR="00B3367B" w14:paraId="2AD7BE78" w14:textId="77777777" w:rsidTr="00943468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0AAAD0A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Commit</w:t>
            </w:r>
          </w:p>
          <w:p w14:paraId="5EBD4F3E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1F95EC0C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COMMIT TRANSACTION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58D38C3" w14:textId="77777777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0489061" w14:textId="31B2C45B" w:rsidR="00B3367B" w:rsidRDefault="00B3367B" w:rsidP="00943468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</w:tr>
    </w:tbl>
    <w:p w14:paraId="59112FE0" w14:textId="2D466F67" w:rsidR="00FE3AC8" w:rsidRPr="00FE3AC8" w:rsidRDefault="00FE3AC8" w:rsidP="00FE3AC8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vi-VN"/>
        </w:rPr>
      </w:pPr>
    </w:p>
    <w:p w14:paraId="19E6AA85" w14:textId="77777777" w:rsidR="006C1EA5" w:rsidRDefault="00C07DF4">
      <w:pPr>
        <w:pStyle w:val="Heading3"/>
        <w:rPr>
          <w:sz w:val="26"/>
          <w:szCs w:val="26"/>
        </w:rPr>
      </w:pPr>
      <w:r>
        <w:rPr>
          <w:sz w:val="26"/>
          <w:szCs w:val="26"/>
        </w:rPr>
        <w:t xml:space="preserve">           </w:t>
      </w:r>
      <w:bookmarkStart w:id="25" w:name="_Toc88495252"/>
      <w:r>
        <w:rPr>
          <w:sz w:val="26"/>
          <w:szCs w:val="26"/>
        </w:rPr>
        <w:t>7.2. Dirty Read</w:t>
      </w:r>
      <w:bookmarkEnd w:id="25"/>
    </w:p>
    <w:p w14:paraId="412876C0" w14:textId="77777777" w:rsidR="006C1EA5" w:rsidRDefault="00C07DF4">
      <w:pPr>
        <w:pStyle w:val="Heading3"/>
        <w:numPr>
          <w:ilvl w:val="0"/>
          <w:numId w:val="7"/>
        </w:numPr>
        <w:rPr>
          <w:rFonts w:eastAsia="Calibri" w:cs="Times New Roman"/>
          <w:sz w:val="26"/>
          <w:szCs w:val="26"/>
          <w:lang w:val="en-US"/>
        </w:rPr>
      </w:pPr>
      <w:bookmarkStart w:id="26" w:name="_Toc88495253"/>
      <w:r>
        <w:rPr>
          <w:rFonts w:eastAsia="Calibri"/>
          <w:sz w:val="26"/>
          <w:szCs w:val="26"/>
          <w:lang w:val="en-US"/>
        </w:rPr>
        <w:t xml:space="preserve">TEST CASE </w:t>
      </w:r>
      <w:r>
        <w:rPr>
          <w:rFonts w:eastAsia="Calibri" w:cs="Times New Roman"/>
          <w:sz w:val="26"/>
          <w:szCs w:val="26"/>
          <w:lang w:val="en-US"/>
        </w:rPr>
        <w:t>1:</w:t>
      </w:r>
      <w:bookmarkEnd w:id="26"/>
    </w:p>
    <w:p w14:paraId="486073B3" w14:textId="77777777" w:rsidR="006C1EA5" w:rsidRDefault="00C07DF4">
      <w:pPr>
        <w:spacing w:before="100" w:beforeAutospacing="1" w:after="100" w:afterAutospacing="1" w:line="256" w:lineRule="auto"/>
        <w:ind w:firstLine="360"/>
        <w:rPr>
          <w:rFonts w:eastAsia="Calibri" w:cs="Times New Roman"/>
          <w:szCs w:val="26"/>
          <w:lang w:val="en-US"/>
        </w:rPr>
      </w:pPr>
      <w:proofErr w:type="spellStart"/>
      <w:r>
        <w:rPr>
          <w:rFonts w:eastAsia="Calibri" w:cs="Times New Roman"/>
          <w:szCs w:val="26"/>
          <w:lang w:val="en-US"/>
        </w:rPr>
        <w:t>Mô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tả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tình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huống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tranh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chấp</w:t>
      </w:r>
      <w:proofErr w:type="spellEnd"/>
      <w:r>
        <w:rPr>
          <w:rFonts w:eastAsia="Calibri" w:cs="Times New Roman"/>
          <w:szCs w:val="26"/>
          <w:lang w:val="en-US"/>
        </w:rPr>
        <w:t>:</w:t>
      </w:r>
    </w:p>
    <w:p w14:paraId="37436C99" w14:textId="77777777" w:rsidR="006C1EA5" w:rsidRDefault="00C07DF4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en-US"/>
        </w:rPr>
      </w:pPr>
      <w:proofErr w:type="spellStart"/>
      <w:r>
        <w:rPr>
          <w:rFonts w:eastAsia="Calibri" w:cs="Times New Roman"/>
          <w:szCs w:val="26"/>
          <w:lang w:val="en-US"/>
        </w:rPr>
        <w:t>Giả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sử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đối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tác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cập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nhật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tình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trạng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đơn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hàng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là</w:t>
      </w:r>
      <w:proofErr w:type="spellEnd"/>
      <w:r>
        <w:rPr>
          <w:rFonts w:eastAsia="Calibri" w:cs="Times New Roman"/>
          <w:szCs w:val="26"/>
          <w:lang w:val="en-US"/>
        </w:rPr>
        <w:t xml:space="preserve"> “</w:t>
      </w:r>
      <w:proofErr w:type="spellStart"/>
      <w:r>
        <w:rPr>
          <w:rFonts w:eastAsia="Calibri" w:cs="Times New Roman"/>
          <w:szCs w:val="26"/>
          <w:lang w:val="en-US"/>
        </w:rPr>
        <w:t>Đã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xử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lý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đơn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hàng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và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giao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hàng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cho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tài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xế</w:t>
      </w:r>
      <w:proofErr w:type="spellEnd"/>
      <w:r>
        <w:rPr>
          <w:rFonts w:eastAsia="Calibri" w:cs="Times New Roman"/>
          <w:szCs w:val="26"/>
          <w:lang w:val="en-US"/>
        </w:rPr>
        <w:t xml:space="preserve">”, </w:t>
      </w:r>
      <w:proofErr w:type="spellStart"/>
      <w:r>
        <w:rPr>
          <w:rFonts w:eastAsia="Calibri" w:cs="Times New Roman"/>
          <w:szCs w:val="26"/>
          <w:lang w:val="en-US"/>
        </w:rPr>
        <w:t>nhưng</w:t>
      </w:r>
      <w:proofErr w:type="spellEnd"/>
      <w:r>
        <w:rPr>
          <w:rFonts w:eastAsia="Calibri" w:cs="Times New Roman"/>
          <w:szCs w:val="26"/>
          <w:lang w:val="en-US"/>
        </w:rPr>
        <w:t xml:space="preserve"> do </w:t>
      </w:r>
      <w:proofErr w:type="spellStart"/>
      <w:r>
        <w:rPr>
          <w:rFonts w:eastAsia="Calibri" w:cs="Times New Roman"/>
          <w:szCs w:val="26"/>
          <w:lang w:val="en-US"/>
        </w:rPr>
        <w:t>bị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mất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kết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nối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mạng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nên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cập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nhật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không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được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thực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hiện</w:t>
      </w:r>
      <w:proofErr w:type="spellEnd"/>
      <w:r>
        <w:rPr>
          <w:rFonts w:eastAsia="Calibri" w:cs="Times New Roman"/>
          <w:szCs w:val="26"/>
          <w:lang w:val="en-US"/>
        </w:rPr>
        <w:t xml:space="preserve"> (</w:t>
      </w:r>
      <w:proofErr w:type="spellStart"/>
      <w:r>
        <w:rPr>
          <w:rFonts w:eastAsia="Calibri" w:cs="Times New Roman"/>
          <w:szCs w:val="26"/>
          <w:lang w:val="en-US"/>
        </w:rPr>
        <w:t>hủy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cập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nhật</w:t>
      </w:r>
      <w:proofErr w:type="spellEnd"/>
      <w:r>
        <w:rPr>
          <w:rFonts w:eastAsia="Calibri" w:cs="Times New Roman"/>
          <w:szCs w:val="26"/>
          <w:lang w:val="en-US"/>
        </w:rPr>
        <w:t xml:space="preserve">). </w:t>
      </w:r>
      <w:proofErr w:type="spellStart"/>
      <w:r>
        <w:rPr>
          <w:rFonts w:eastAsia="Calibri" w:cs="Times New Roman"/>
          <w:szCs w:val="26"/>
          <w:lang w:val="en-US"/>
        </w:rPr>
        <w:t>Trong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lúc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đó</w:t>
      </w:r>
      <w:proofErr w:type="spellEnd"/>
      <w:r>
        <w:rPr>
          <w:rFonts w:eastAsia="Calibri" w:cs="Times New Roman"/>
          <w:szCs w:val="26"/>
          <w:lang w:val="en-US"/>
        </w:rPr>
        <w:t xml:space="preserve">, </w:t>
      </w:r>
      <w:proofErr w:type="spellStart"/>
      <w:r>
        <w:rPr>
          <w:rFonts w:eastAsia="Calibri" w:cs="Times New Roman"/>
          <w:szCs w:val="26"/>
          <w:lang w:val="en-US"/>
        </w:rPr>
        <w:t>khách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hàng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vào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xem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tình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trạng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đơn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hàng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của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mình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thì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đọc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được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cập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nhật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bị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hủy</w:t>
      </w:r>
      <w:proofErr w:type="spellEnd"/>
      <w:r>
        <w:rPr>
          <w:rFonts w:eastAsia="Calibri" w:cs="Times New Roman"/>
          <w:szCs w:val="26"/>
          <w:lang w:val="en-US"/>
        </w:rPr>
        <w:t xml:space="preserve">. Dirty read </w:t>
      </w:r>
      <w:proofErr w:type="spellStart"/>
      <w:r>
        <w:rPr>
          <w:rFonts w:eastAsia="Calibri" w:cs="Times New Roman"/>
          <w:szCs w:val="26"/>
          <w:lang w:val="en-US"/>
        </w:rPr>
        <w:t>xảy</w:t>
      </w:r>
      <w:proofErr w:type="spellEnd"/>
      <w:r>
        <w:rPr>
          <w:rFonts w:eastAsia="Calibri" w:cs="Times New Roman"/>
          <w:szCs w:val="26"/>
          <w:lang w:val="en-US"/>
        </w:rPr>
        <w:t xml:space="preserve"> ra.</w:t>
      </w:r>
    </w:p>
    <w:tbl>
      <w:tblPr>
        <w:tblStyle w:val="TableGrid11"/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2977"/>
        <w:gridCol w:w="3402"/>
      </w:tblGrid>
      <w:tr w:rsidR="006C1EA5" w14:paraId="4009E79B" w14:textId="77777777">
        <w:tc>
          <w:tcPr>
            <w:tcW w:w="2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0AA09DE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–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</w:p>
          <w:p w14:paraId="06494CCA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5138B45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–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9D29E26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GHI CHÚ</w:t>
            </w:r>
          </w:p>
        </w:tc>
      </w:tr>
      <w:tr w:rsidR="006C1EA5" w14:paraId="31A4D14C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706E9F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3F49AB13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DON_HANG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@madh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834E0A8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F9B3DF5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</w:p>
        </w:tc>
      </w:tr>
      <w:tr w:rsidR="006C1EA5" w14:paraId="792E6FB0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AFE1CAA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</w:t>
            </w:r>
          </w:p>
          <w:p w14:paraId="219E673F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UPDATE DON_HANG SET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@ttdh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@madh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4EBAC49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03D4289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xử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lý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”</w:t>
            </w:r>
          </w:p>
        </w:tc>
      </w:tr>
      <w:tr w:rsidR="006C1EA5" w14:paraId="797D0E0A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57F9EC3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BFA610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TRANSACTION ISOLATION LEVEL READ UNCOMMITTED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F6825C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mức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T2</w:t>
            </w:r>
          </w:p>
        </w:tc>
      </w:tr>
      <w:tr w:rsidR="006C1EA5" w14:paraId="2E6051FB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9086ED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C94FE27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3AE6DFA8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DON_HANG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@madh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61F006E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</w:p>
        </w:tc>
      </w:tr>
      <w:tr w:rsidR="006C1EA5" w14:paraId="51971B47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035D1BE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</w:t>
            </w:r>
          </w:p>
          <w:p w14:paraId="6BBC2B68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 TRANSACTION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CDA1644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594EE5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Do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gặp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trục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trặc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về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hủy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trước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đọc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hủy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</w:p>
          <w:p w14:paraId="7D877B6E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=&gt; Dirty Read</w:t>
            </w:r>
          </w:p>
        </w:tc>
      </w:tr>
    </w:tbl>
    <w:p w14:paraId="2CFE576C" w14:textId="76C79143" w:rsidR="006C1EA5" w:rsidRDefault="00C07DF4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vi-VN"/>
        </w:rPr>
      </w:pPr>
      <w:r>
        <w:rPr>
          <w:rFonts w:eastAsia="Calibri" w:cs="Times New Roman"/>
          <w:szCs w:val="26"/>
          <w:lang w:val="en-US"/>
        </w:rPr>
        <w:t xml:space="preserve"> </w:t>
      </w:r>
      <w:r w:rsidR="00423D9B">
        <w:rPr>
          <w:rFonts w:eastAsia="Calibri" w:cs="Times New Roman"/>
          <w:szCs w:val="26"/>
        </w:rPr>
        <w:t>→</w:t>
      </w:r>
      <w:r w:rsidR="00423D9B">
        <w:rPr>
          <w:rFonts w:eastAsia="Calibri" w:cs="Times New Roman"/>
          <w:szCs w:val="26"/>
          <w:lang w:val="vi-VN"/>
        </w:rPr>
        <w:t xml:space="preserve"> </w:t>
      </w:r>
      <w:r w:rsidR="00423D9B" w:rsidRPr="00423D9B">
        <w:rPr>
          <w:rFonts w:eastAsia="Calibri" w:cs="Times New Roman"/>
          <w:szCs w:val="26"/>
        </w:rPr>
        <w:t>Solution</w:t>
      </w:r>
      <w:r w:rsidR="00423D9B" w:rsidRPr="00423D9B">
        <w:rPr>
          <w:rFonts w:eastAsia="Calibri" w:cs="Times New Roman"/>
          <w:szCs w:val="26"/>
          <w:lang w:val="vi-VN"/>
        </w:rPr>
        <w:t xml:space="preserve">: Thiết lập Slock khi đọc và trả khóa ngay sau khi đọc xong ở </w:t>
      </w:r>
      <w:r w:rsidR="00423D9B">
        <w:rPr>
          <w:rFonts w:eastAsia="Calibri" w:cs="Times New Roman"/>
          <w:szCs w:val="26"/>
          <w:lang w:val="vi-VN"/>
        </w:rPr>
        <w:t>T2</w:t>
      </w:r>
      <w:r w:rsidR="00423D9B" w:rsidRPr="00423D9B">
        <w:rPr>
          <w:rFonts w:eastAsia="Calibri" w:cs="Times New Roman"/>
          <w:szCs w:val="26"/>
          <w:lang w:val="vi-VN"/>
        </w:rPr>
        <w:t xml:space="preserve">: </w:t>
      </w:r>
      <w:r w:rsidR="00B3367B">
        <w:rPr>
          <w:rFonts w:eastAsia="Calibri" w:cs="Times New Roman"/>
          <w:szCs w:val="26"/>
          <w:lang w:val="vi-VN"/>
        </w:rPr>
        <w:t>Bỏ</w:t>
      </w:r>
      <w:r w:rsidR="00423D9B" w:rsidRPr="00423D9B">
        <w:rPr>
          <w:rFonts w:eastAsia="Calibri" w:cs="Times New Roman"/>
          <w:szCs w:val="26"/>
          <w:lang w:val="vi-VN"/>
        </w:rPr>
        <w:t xml:space="preserve"> </w:t>
      </w:r>
      <w:r w:rsidR="00423D9B" w:rsidRPr="00423D9B">
        <w:rPr>
          <w:rFonts w:eastAsia="Calibri" w:cs="Times New Roman"/>
          <w:szCs w:val="26"/>
        </w:rPr>
        <w:t>SET TRANSACTION ISOLATION LEVEL READ UNCOMMITTED</w:t>
      </w:r>
    </w:p>
    <w:tbl>
      <w:tblPr>
        <w:tblStyle w:val="TableGrid11"/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2977"/>
        <w:gridCol w:w="3402"/>
      </w:tblGrid>
      <w:tr w:rsidR="00B3367B" w14:paraId="092EFE22" w14:textId="77777777" w:rsidTr="00943468">
        <w:tc>
          <w:tcPr>
            <w:tcW w:w="2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F050E4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–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</w:p>
          <w:p w14:paraId="695C041B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A167261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–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A2E9C4D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GHI CHÚ</w:t>
            </w:r>
          </w:p>
        </w:tc>
      </w:tr>
      <w:tr w:rsidR="00B3367B" w14:paraId="2CEDF469" w14:textId="77777777" w:rsidTr="00943468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AD80EC1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7DBAE8FD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DON_HANG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@madh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6891AE3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4D93C5F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</w:p>
        </w:tc>
      </w:tr>
      <w:tr w:rsidR="00B3367B" w14:paraId="034196C8" w14:textId="77777777" w:rsidTr="00943468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FC62933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</w:t>
            </w:r>
          </w:p>
          <w:p w14:paraId="30276730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UPDATE DON_HANG SET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@ttdh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@madh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2AE7839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A47101B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xử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lý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”</w:t>
            </w:r>
          </w:p>
        </w:tc>
      </w:tr>
      <w:tr w:rsidR="00B3367B" w14:paraId="117165AE" w14:textId="77777777" w:rsidTr="00943468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B7FE586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4952717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090955EE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DON_HANG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@madh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6324442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</w:p>
        </w:tc>
      </w:tr>
      <w:tr w:rsidR="00B3367B" w14:paraId="58FC43CD" w14:textId="77777777" w:rsidTr="00943468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656858C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</w:t>
            </w:r>
          </w:p>
          <w:p w14:paraId="004E34B0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lastRenderedPageBreak/>
              <w:t>ROLLBACK TRANSACTION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347FBD5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F4F8708" w14:textId="22FAD2D5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</w:tr>
    </w:tbl>
    <w:p w14:paraId="4A8ABFE3" w14:textId="77777777" w:rsidR="00B3367B" w:rsidRPr="00423D9B" w:rsidRDefault="00B3367B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vi-VN"/>
        </w:rPr>
      </w:pPr>
    </w:p>
    <w:p w14:paraId="346CA1E7" w14:textId="77777777" w:rsidR="006C1EA5" w:rsidRDefault="00C07DF4">
      <w:pPr>
        <w:pStyle w:val="Heading3"/>
        <w:numPr>
          <w:ilvl w:val="0"/>
          <w:numId w:val="7"/>
        </w:numPr>
        <w:rPr>
          <w:rFonts w:eastAsia="Calibri" w:cs="Times New Roman"/>
          <w:sz w:val="26"/>
          <w:szCs w:val="26"/>
          <w:lang w:val="en-US"/>
        </w:rPr>
      </w:pPr>
      <w:bookmarkStart w:id="27" w:name="_Toc88495254"/>
      <w:r>
        <w:rPr>
          <w:rFonts w:eastAsia="Calibri"/>
          <w:sz w:val="26"/>
          <w:szCs w:val="26"/>
          <w:lang w:val="en-US"/>
        </w:rPr>
        <w:t xml:space="preserve">TEST CASE </w:t>
      </w:r>
      <w:r>
        <w:rPr>
          <w:rFonts w:eastAsia="Calibri" w:cs="Times New Roman"/>
          <w:sz w:val="26"/>
          <w:szCs w:val="26"/>
          <w:lang w:val="en-US"/>
        </w:rPr>
        <w:t>2:</w:t>
      </w:r>
      <w:bookmarkEnd w:id="27"/>
    </w:p>
    <w:p w14:paraId="468BE253" w14:textId="77777777" w:rsidR="006C1EA5" w:rsidRDefault="00C07DF4">
      <w:pPr>
        <w:spacing w:before="100" w:beforeAutospacing="1" w:after="100" w:afterAutospacing="1" w:line="256" w:lineRule="auto"/>
        <w:ind w:firstLine="360"/>
        <w:rPr>
          <w:rFonts w:eastAsia="Calibri" w:cs="Times New Roman"/>
          <w:szCs w:val="26"/>
          <w:lang w:val="en-US"/>
        </w:rPr>
      </w:pPr>
      <w:proofErr w:type="spellStart"/>
      <w:r>
        <w:rPr>
          <w:rFonts w:eastAsia="Calibri" w:cs="Times New Roman"/>
          <w:szCs w:val="26"/>
          <w:lang w:val="en-US"/>
        </w:rPr>
        <w:t>Mô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tả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tình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huống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tranh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chấp</w:t>
      </w:r>
      <w:proofErr w:type="spellEnd"/>
      <w:r>
        <w:rPr>
          <w:rFonts w:eastAsia="Calibri" w:cs="Times New Roman"/>
          <w:szCs w:val="26"/>
          <w:lang w:val="en-US"/>
        </w:rPr>
        <w:t>:</w:t>
      </w:r>
    </w:p>
    <w:p w14:paraId="7F7667F6" w14:textId="77777777" w:rsidR="006C1EA5" w:rsidRDefault="00C07DF4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en-US"/>
        </w:rPr>
      </w:pPr>
      <w:proofErr w:type="spellStart"/>
      <w:r>
        <w:rPr>
          <w:rFonts w:eastAsia="Calibri" w:cs="Times New Roman"/>
          <w:szCs w:val="26"/>
          <w:lang w:val="en-US"/>
        </w:rPr>
        <w:t>Giả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sử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nhân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viên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cập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nhật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thời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gian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hiệu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lực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và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phần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trăm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hoa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hồng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của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hợp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đồng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đối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tác</w:t>
      </w:r>
      <w:proofErr w:type="spellEnd"/>
      <w:r>
        <w:rPr>
          <w:rFonts w:eastAsia="Calibri" w:cs="Times New Roman"/>
          <w:szCs w:val="26"/>
          <w:lang w:val="en-US"/>
        </w:rPr>
        <w:t xml:space="preserve">, </w:t>
      </w:r>
      <w:proofErr w:type="spellStart"/>
      <w:r>
        <w:rPr>
          <w:rFonts w:eastAsia="Calibri" w:cs="Times New Roman"/>
          <w:szCs w:val="26"/>
          <w:lang w:val="en-US"/>
        </w:rPr>
        <w:t>nhưng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trong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đó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lại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gặp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sự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cố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mất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điện</w:t>
      </w:r>
      <w:proofErr w:type="spellEnd"/>
      <w:r>
        <w:rPr>
          <w:rFonts w:eastAsia="Calibri" w:cs="Times New Roman"/>
          <w:szCs w:val="26"/>
          <w:lang w:val="en-US"/>
        </w:rPr>
        <w:t xml:space="preserve">, </w:t>
      </w:r>
      <w:proofErr w:type="spellStart"/>
      <w:r>
        <w:rPr>
          <w:rFonts w:eastAsia="Calibri" w:cs="Times New Roman"/>
          <w:szCs w:val="26"/>
          <w:lang w:val="en-US"/>
        </w:rPr>
        <w:t>cập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nhật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đó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bị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hủy</w:t>
      </w:r>
      <w:proofErr w:type="spellEnd"/>
      <w:r>
        <w:rPr>
          <w:rFonts w:eastAsia="Calibri" w:cs="Times New Roman"/>
          <w:szCs w:val="26"/>
          <w:lang w:val="en-US"/>
        </w:rPr>
        <w:t xml:space="preserve">. </w:t>
      </w:r>
      <w:proofErr w:type="spellStart"/>
      <w:r>
        <w:rPr>
          <w:rFonts w:eastAsia="Calibri" w:cs="Times New Roman"/>
          <w:szCs w:val="26"/>
          <w:lang w:val="en-US"/>
        </w:rPr>
        <w:t>Trong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thời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gian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đó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thì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đối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tác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vào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xem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danh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sách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hợp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đồng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của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mình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thì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đọc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được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cập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nhật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trước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đó</w:t>
      </w:r>
      <w:proofErr w:type="spellEnd"/>
      <w:r>
        <w:rPr>
          <w:rFonts w:eastAsia="Calibri" w:cs="Times New Roman"/>
          <w:szCs w:val="26"/>
          <w:lang w:val="en-US"/>
        </w:rPr>
        <w:t xml:space="preserve">. Dirty read </w:t>
      </w:r>
      <w:proofErr w:type="spellStart"/>
      <w:r>
        <w:rPr>
          <w:rFonts w:eastAsia="Calibri" w:cs="Times New Roman"/>
          <w:szCs w:val="26"/>
          <w:lang w:val="en-US"/>
        </w:rPr>
        <w:t>xảy</w:t>
      </w:r>
      <w:proofErr w:type="spellEnd"/>
      <w:r>
        <w:rPr>
          <w:rFonts w:eastAsia="Calibri" w:cs="Times New Roman"/>
          <w:szCs w:val="26"/>
          <w:lang w:val="en-US"/>
        </w:rPr>
        <w:t xml:space="preserve"> ra.</w:t>
      </w:r>
    </w:p>
    <w:tbl>
      <w:tblPr>
        <w:tblStyle w:val="TableGrid11"/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3119"/>
        <w:gridCol w:w="3402"/>
      </w:tblGrid>
      <w:tr w:rsidR="006C1EA5" w14:paraId="32C7A34A" w14:textId="77777777">
        <w:trPr>
          <w:trHeight w:val="1454"/>
        </w:trPr>
        <w:tc>
          <w:tcPr>
            <w:tcW w:w="2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C7F3216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–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</w:p>
          <w:p w14:paraId="36B18196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2C51A4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–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Nhân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viên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thời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lực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phần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E8D036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GHI CHÚ</w:t>
            </w:r>
          </w:p>
        </w:tc>
      </w:tr>
      <w:tr w:rsidR="006C1EA5" w14:paraId="7D9B3F6E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FD01BE2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DCA8A50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3E28F767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TG_HieuLucHD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PhanTramHoaHong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 FROM HOP_DONG WHERE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 = @madt and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MaHD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 = @mahd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A80A2D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Nhân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viên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thời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lực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phần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</w:p>
        </w:tc>
      </w:tr>
      <w:tr w:rsidR="006C1EA5" w14:paraId="19D9B276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DD4C0E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FBBA0E9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</w:t>
            </w:r>
          </w:p>
          <w:p w14:paraId="2C18CCBC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/>
                <w:szCs w:val="26"/>
                <w:lang w:val="en-US"/>
              </w:rPr>
            </w:pPr>
            <w:r>
              <w:rPr>
                <w:rFonts w:eastAsia="Calibri"/>
                <w:szCs w:val="26"/>
                <w:lang w:val="en-US"/>
              </w:rPr>
              <w:t>SET @doanhsoban = (SELECT SUM(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d.TongPhiSP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) FROM DON_HANG d WHERE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d.MaDT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 = @madt)</w:t>
            </w:r>
          </w:p>
          <w:p w14:paraId="4E7303B7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/>
                <w:szCs w:val="26"/>
                <w:lang w:val="en-US"/>
              </w:rPr>
            </w:pPr>
            <w:r>
              <w:rPr>
                <w:rFonts w:eastAsia="Calibri"/>
                <w:szCs w:val="26"/>
                <w:lang w:val="en-US"/>
              </w:rPr>
              <w:t>UPDATE HOP_DONG</w:t>
            </w:r>
          </w:p>
          <w:p w14:paraId="2D625EE5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/>
                <w:szCs w:val="26"/>
                <w:lang w:val="en-US"/>
              </w:rPr>
            </w:pPr>
            <w:r>
              <w:rPr>
                <w:rFonts w:eastAsia="Calibri"/>
                <w:szCs w:val="26"/>
                <w:lang w:val="en-US"/>
              </w:rPr>
              <w:t xml:space="preserve">SET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TG_HieuLucHD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 = @tghlhd,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PhanTramHoaHong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 = (@pthh * @doanhsoban) / 100 </w:t>
            </w:r>
          </w:p>
          <w:p w14:paraId="31DF41BF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/>
                <w:szCs w:val="26"/>
                <w:lang w:val="en-US"/>
              </w:rPr>
              <w:lastRenderedPageBreak/>
              <w:t xml:space="preserve">where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 = @madt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CEA0BF6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lastRenderedPageBreak/>
              <w:t>Nhân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viên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thời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lực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phần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</w:p>
        </w:tc>
      </w:tr>
      <w:tr w:rsidR="006C1EA5" w14:paraId="61175284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FA02764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TRANSACTION ISOLATION LEVEL READ UNCOMMITTED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E140EF4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28E887F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mức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T1</w:t>
            </w:r>
          </w:p>
        </w:tc>
      </w:tr>
      <w:tr w:rsidR="006C1EA5" w14:paraId="60588C06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6C57ED3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719F3B9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* FROM HOP_DONG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@madt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4BD1E7E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478224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danh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mình</w:t>
            </w:r>
            <w:proofErr w:type="spellEnd"/>
          </w:p>
        </w:tc>
      </w:tr>
      <w:tr w:rsidR="006C1EA5" w14:paraId="14BE987A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000A011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3097680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</w:t>
            </w:r>
          </w:p>
          <w:p w14:paraId="4D1413E5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 TRANSACTION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64C1ABA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Do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bị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mất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kết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hủy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đọc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hủy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nhân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viên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</w:p>
          <w:p w14:paraId="00A9FF95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=&gt; Dirty Read</w:t>
            </w:r>
          </w:p>
        </w:tc>
      </w:tr>
    </w:tbl>
    <w:p w14:paraId="6EEC2D47" w14:textId="590CAAC9" w:rsidR="006C1EA5" w:rsidRDefault="00423D9B" w:rsidP="00423D9B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vi-VN"/>
        </w:rPr>
      </w:pPr>
      <w:r>
        <w:rPr>
          <w:rFonts w:eastAsia="Calibri" w:cs="Times New Roman"/>
          <w:szCs w:val="26"/>
        </w:rPr>
        <w:t>→</w:t>
      </w:r>
      <w:r>
        <w:rPr>
          <w:rFonts w:eastAsia="Calibri" w:cs="Times New Roman"/>
          <w:szCs w:val="26"/>
          <w:lang w:val="vi-VN"/>
        </w:rPr>
        <w:t xml:space="preserve"> </w:t>
      </w:r>
      <w:r w:rsidR="00E85C68" w:rsidRPr="00423D9B">
        <w:rPr>
          <w:rFonts w:eastAsia="Calibri" w:cs="Times New Roman"/>
          <w:szCs w:val="26"/>
        </w:rPr>
        <w:t>Solution</w:t>
      </w:r>
      <w:r w:rsidR="00E85C68" w:rsidRPr="00423D9B">
        <w:rPr>
          <w:rFonts w:eastAsia="Calibri" w:cs="Times New Roman"/>
          <w:szCs w:val="26"/>
          <w:lang w:val="vi-VN"/>
        </w:rPr>
        <w:t xml:space="preserve">: Thiết lập Slock khi đọc và trả khóa ngay sau khi đọc </w:t>
      </w:r>
      <w:r w:rsidRPr="00423D9B">
        <w:rPr>
          <w:rFonts w:eastAsia="Calibri" w:cs="Times New Roman"/>
          <w:szCs w:val="26"/>
          <w:lang w:val="vi-VN"/>
        </w:rPr>
        <w:t>xong ở T1:</w:t>
      </w:r>
      <w:r w:rsidR="00B3367B">
        <w:rPr>
          <w:rFonts w:eastAsia="Calibri" w:cs="Times New Roman"/>
          <w:szCs w:val="26"/>
          <w:lang w:val="vi-VN"/>
        </w:rPr>
        <w:t xml:space="preserve"> Bỏ</w:t>
      </w:r>
      <w:r w:rsidRPr="00423D9B">
        <w:rPr>
          <w:rFonts w:eastAsia="Calibri" w:cs="Times New Roman"/>
          <w:szCs w:val="26"/>
          <w:lang w:val="vi-VN"/>
        </w:rPr>
        <w:t xml:space="preserve">  </w:t>
      </w:r>
      <w:r w:rsidRPr="00423D9B">
        <w:rPr>
          <w:rFonts w:eastAsia="Calibri" w:cs="Times New Roman"/>
          <w:szCs w:val="26"/>
        </w:rPr>
        <w:t>SET TRANSACTION ISOLATION LEVEL READ UNCOMMITTED</w:t>
      </w:r>
    </w:p>
    <w:tbl>
      <w:tblPr>
        <w:tblStyle w:val="TableGrid11"/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3119"/>
        <w:gridCol w:w="3402"/>
      </w:tblGrid>
      <w:tr w:rsidR="00B3367B" w14:paraId="3753D49E" w14:textId="77777777" w:rsidTr="00943468">
        <w:trPr>
          <w:trHeight w:val="1454"/>
        </w:trPr>
        <w:tc>
          <w:tcPr>
            <w:tcW w:w="2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7ED3A7C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–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</w:p>
          <w:p w14:paraId="62E9939E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5D0F5E2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–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Nhân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viên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thời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lực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phần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C759EA4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GHI CHÚ</w:t>
            </w:r>
          </w:p>
        </w:tc>
      </w:tr>
      <w:tr w:rsidR="00B3367B" w14:paraId="09577192" w14:textId="77777777" w:rsidTr="00943468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6107F7A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1F72922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61F1F7EF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TG_HieuLucHD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PhanTramHoaHong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 FROM HOP_DONG WHERE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 = @madt and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MaHD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 = @mahd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AC16BF6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Nhân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viên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thời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lực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phần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</w:p>
        </w:tc>
      </w:tr>
      <w:tr w:rsidR="00B3367B" w14:paraId="556FA106" w14:textId="77777777" w:rsidTr="00943468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ACA02A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B8958F4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</w:t>
            </w:r>
          </w:p>
          <w:p w14:paraId="6F265F7B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/>
                <w:szCs w:val="26"/>
                <w:lang w:val="en-US"/>
              </w:rPr>
            </w:pPr>
            <w:r>
              <w:rPr>
                <w:rFonts w:eastAsia="Calibri"/>
                <w:szCs w:val="26"/>
                <w:lang w:val="en-US"/>
              </w:rPr>
              <w:t>SET @doanhsoban = (SELECT SUM(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d.TongPhiSP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) FROM DON_HANG d WHERE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d.MaDT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 = @madt)</w:t>
            </w:r>
          </w:p>
          <w:p w14:paraId="2E29DF88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/>
                <w:szCs w:val="26"/>
                <w:lang w:val="en-US"/>
              </w:rPr>
            </w:pPr>
            <w:r>
              <w:rPr>
                <w:rFonts w:eastAsia="Calibri"/>
                <w:szCs w:val="26"/>
                <w:lang w:val="en-US"/>
              </w:rPr>
              <w:t>UPDATE HOP_DONG</w:t>
            </w:r>
          </w:p>
          <w:p w14:paraId="177122F9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/>
                <w:szCs w:val="26"/>
                <w:lang w:val="en-US"/>
              </w:rPr>
            </w:pPr>
            <w:r>
              <w:rPr>
                <w:rFonts w:eastAsia="Calibri"/>
                <w:szCs w:val="26"/>
                <w:lang w:val="en-US"/>
              </w:rPr>
              <w:lastRenderedPageBreak/>
              <w:t xml:space="preserve">SET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TG_HieuLucHD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 = @tghlhd,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PhanTramHoaHong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 = (@pthh * @doanhsoban) / 100 </w:t>
            </w:r>
          </w:p>
          <w:p w14:paraId="6A5777A2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/>
                <w:szCs w:val="26"/>
                <w:lang w:val="en-US"/>
              </w:rPr>
              <w:t xml:space="preserve">where </w:t>
            </w:r>
            <w:proofErr w:type="spellStart"/>
            <w:r>
              <w:rPr>
                <w:rFonts w:eastAsia="Calibri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/>
                <w:szCs w:val="26"/>
                <w:lang w:val="en-US"/>
              </w:rPr>
              <w:t xml:space="preserve"> = @madt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8955F23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lastRenderedPageBreak/>
              <w:t>Nhân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viên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thời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lực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phần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</w:p>
        </w:tc>
      </w:tr>
      <w:tr w:rsidR="00B3367B" w14:paraId="4FC515F7" w14:textId="77777777" w:rsidTr="00943468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99853A3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43CD7B64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* FROM HOP_DONG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@madt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D0389BD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BC7EC67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danh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mình</w:t>
            </w:r>
            <w:proofErr w:type="spellEnd"/>
          </w:p>
        </w:tc>
      </w:tr>
      <w:tr w:rsidR="00B3367B" w14:paraId="14B38E23" w14:textId="77777777" w:rsidTr="00943468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6E889CF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1FBA550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</w:t>
            </w:r>
          </w:p>
          <w:p w14:paraId="1E01C31C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 TRANSACTION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C8E933E" w14:textId="47609BAC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</w:tr>
    </w:tbl>
    <w:p w14:paraId="5600CE0A" w14:textId="77777777" w:rsidR="00B3367B" w:rsidRPr="00423D9B" w:rsidRDefault="00B3367B" w:rsidP="00423D9B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vi-VN"/>
        </w:rPr>
      </w:pPr>
    </w:p>
    <w:p w14:paraId="7591E188" w14:textId="77777777" w:rsidR="006C1EA5" w:rsidRDefault="00C07DF4">
      <w:pPr>
        <w:pStyle w:val="Heading3"/>
        <w:numPr>
          <w:ilvl w:val="0"/>
          <w:numId w:val="7"/>
        </w:numPr>
        <w:rPr>
          <w:rFonts w:eastAsia="Calibri" w:cs="Times New Roman"/>
          <w:sz w:val="26"/>
          <w:szCs w:val="26"/>
          <w:lang w:val="en-US"/>
        </w:rPr>
      </w:pPr>
      <w:bookmarkStart w:id="28" w:name="_Toc88495255"/>
      <w:r>
        <w:rPr>
          <w:rFonts w:eastAsia="Calibri"/>
          <w:sz w:val="26"/>
          <w:szCs w:val="26"/>
          <w:lang w:val="en-US"/>
        </w:rPr>
        <w:t xml:space="preserve">TEST CASE </w:t>
      </w:r>
      <w:r>
        <w:rPr>
          <w:rFonts w:eastAsia="Calibri" w:cs="Times New Roman"/>
          <w:sz w:val="26"/>
          <w:szCs w:val="26"/>
          <w:lang w:val="en-US"/>
        </w:rPr>
        <w:t>3:</w:t>
      </w:r>
      <w:bookmarkEnd w:id="28"/>
    </w:p>
    <w:p w14:paraId="788613D1" w14:textId="77777777" w:rsidR="006C1EA5" w:rsidRDefault="00C07DF4">
      <w:pPr>
        <w:spacing w:before="100" w:beforeAutospacing="1" w:after="100" w:afterAutospacing="1" w:line="256" w:lineRule="auto"/>
        <w:ind w:firstLine="360"/>
        <w:rPr>
          <w:rFonts w:eastAsia="Calibri" w:cs="Times New Roman"/>
          <w:szCs w:val="26"/>
          <w:lang w:val="en-US"/>
        </w:rPr>
      </w:pPr>
      <w:proofErr w:type="spellStart"/>
      <w:r>
        <w:rPr>
          <w:rFonts w:eastAsia="Calibri" w:cs="Times New Roman"/>
          <w:szCs w:val="26"/>
          <w:lang w:val="en-US"/>
        </w:rPr>
        <w:t>Mô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tả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tình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huống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tranh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chấp</w:t>
      </w:r>
      <w:proofErr w:type="spellEnd"/>
      <w:r>
        <w:rPr>
          <w:rFonts w:eastAsia="Calibri" w:cs="Times New Roman"/>
          <w:szCs w:val="26"/>
          <w:lang w:val="en-US"/>
        </w:rPr>
        <w:t>:</w:t>
      </w:r>
    </w:p>
    <w:p w14:paraId="4AB32B0B" w14:textId="77777777" w:rsidR="006C1EA5" w:rsidRDefault="00C07DF4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en-US"/>
        </w:rPr>
      </w:pPr>
      <w:proofErr w:type="spellStart"/>
      <w:r>
        <w:rPr>
          <w:rFonts w:eastAsia="Calibri" w:cs="Times New Roman"/>
          <w:szCs w:val="26"/>
          <w:lang w:val="en-US"/>
        </w:rPr>
        <w:t>Giả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sử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đối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tác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điều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chỉnh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giá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của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một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sản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phẩm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của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đối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tác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đó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cung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cấp</w:t>
      </w:r>
      <w:proofErr w:type="spellEnd"/>
      <w:r>
        <w:rPr>
          <w:rFonts w:eastAsia="Calibri" w:cs="Times New Roman"/>
          <w:szCs w:val="26"/>
          <w:lang w:val="en-US"/>
        </w:rPr>
        <w:t xml:space="preserve">, </w:t>
      </w:r>
      <w:proofErr w:type="spellStart"/>
      <w:r>
        <w:rPr>
          <w:rFonts w:eastAsia="Calibri" w:cs="Times New Roman"/>
          <w:szCs w:val="26"/>
          <w:lang w:val="en-US"/>
        </w:rPr>
        <w:t>nhưng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sau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đó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phải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hủy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cập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nhật</w:t>
      </w:r>
      <w:proofErr w:type="spellEnd"/>
      <w:r>
        <w:rPr>
          <w:rFonts w:eastAsia="Calibri" w:cs="Times New Roman"/>
          <w:szCs w:val="26"/>
          <w:lang w:val="en-US"/>
        </w:rPr>
        <w:t xml:space="preserve"> do </w:t>
      </w:r>
      <w:proofErr w:type="spellStart"/>
      <w:r>
        <w:rPr>
          <w:rFonts w:eastAsia="Calibri" w:cs="Times New Roman"/>
          <w:szCs w:val="26"/>
          <w:lang w:val="en-US"/>
        </w:rPr>
        <w:t>mạng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gặp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trục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trặc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và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bị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mất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kết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nối</w:t>
      </w:r>
      <w:proofErr w:type="spellEnd"/>
      <w:r>
        <w:rPr>
          <w:rFonts w:eastAsia="Calibri" w:cs="Times New Roman"/>
          <w:szCs w:val="26"/>
          <w:lang w:val="en-US"/>
        </w:rPr>
        <w:t xml:space="preserve">. </w:t>
      </w:r>
      <w:proofErr w:type="spellStart"/>
      <w:r>
        <w:rPr>
          <w:rFonts w:eastAsia="Calibri" w:cs="Times New Roman"/>
          <w:szCs w:val="26"/>
          <w:lang w:val="en-US"/>
        </w:rPr>
        <w:t>Trong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lúc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đó</w:t>
      </w:r>
      <w:proofErr w:type="spellEnd"/>
      <w:r>
        <w:rPr>
          <w:rFonts w:eastAsia="Calibri" w:cs="Times New Roman"/>
          <w:szCs w:val="26"/>
          <w:lang w:val="en-US"/>
        </w:rPr>
        <w:t xml:space="preserve">, </w:t>
      </w:r>
      <w:proofErr w:type="spellStart"/>
      <w:r>
        <w:rPr>
          <w:rFonts w:eastAsia="Calibri" w:cs="Times New Roman"/>
          <w:szCs w:val="26"/>
          <w:lang w:val="en-US"/>
        </w:rPr>
        <w:t>khách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khàng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vào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xem</w:t>
      </w:r>
      <w:proofErr w:type="spellEnd"/>
      <w:r>
        <w:rPr>
          <w:rFonts w:eastAsia="Calibri" w:cs="Times New Roman"/>
          <w:szCs w:val="26"/>
          <w:lang w:val="en-US"/>
        </w:rPr>
        <w:t xml:space="preserve"> chi </w:t>
      </w:r>
      <w:proofErr w:type="spellStart"/>
      <w:r>
        <w:rPr>
          <w:rFonts w:eastAsia="Calibri" w:cs="Times New Roman"/>
          <w:szCs w:val="26"/>
          <w:lang w:val="en-US"/>
        </w:rPr>
        <w:t>tiết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các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sản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phẩm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của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đối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tác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thì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đọc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được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cập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nhật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đã</w:t>
      </w:r>
      <w:proofErr w:type="spellEnd"/>
      <w:r>
        <w:rPr>
          <w:rFonts w:eastAsia="Calibri" w:cs="Times New Roman"/>
          <w:szCs w:val="26"/>
          <w:lang w:val="en-US"/>
        </w:rPr>
        <w:t xml:space="preserve"> </w:t>
      </w:r>
      <w:proofErr w:type="spellStart"/>
      <w:r>
        <w:rPr>
          <w:rFonts w:eastAsia="Calibri" w:cs="Times New Roman"/>
          <w:szCs w:val="26"/>
          <w:lang w:val="en-US"/>
        </w:rPr>
        <w:t>hủy</w:t>
      </w:r>
      <w:proofErr w:type="spellEnd"/>
      <w:r>
        <w:rPr>
          <w:rFonts w:eastAsia="Calibri" w:cs="Times New Roman"/>
          <w:szCs w:val="26"/>
          <w:lang w:val="en-US"/>
        </w:rPr>
        <w:t xml:space="preserve">. Dirty read </w:t>
      </w:r>
      <w:proofErr w:type="spellStart"/>
      <w:r>
        <w:rPr>
          <w:rFonts w:eastAsia="Calibri" w:cs="Times New Roman"/>
          <w:szCs w:val="26"/>
          <w:lang w:val="en-US"/>
        </w:rPr>
        <w:t>xảy</w:t>
      </w:r>
      <w:proofErr w:type="spellEnd"/>
      <w:r>
        <w:rPr>
          <w:rFonts w:eastAsia="Calibri" w:cs="Times New Roman"/>
          <w:szCs w:val="26"/>
          <w:lang w:val="en-US"/>
        </w:rPr>
        <w:t xml:space="preserve"> ra.</w:t>
      </w:r>
    </w:p>
    <w:tbl>
      <w:tblPr>
        <w:tblStyle w:val="TableGrid11"/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3119"/>
        <w:gridCol w:w="3402"/>
      </w:tblGrid>
      <w:tr w:rsidR="006C1EA5" w14:paraId="3431C984" w14:textId="77777777">
        <w:tc>
          <w:tcPr>
            <w:tcW w:w="2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687110C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–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giá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sản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phẩm</w:t>
            </w:r>
            <w:proofErr w:type="spellEnd"/>
          </w:p>
          <w:p w14:paraId="16A5E136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4BDA503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–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danh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sản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phẩm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A706079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GHI CHÚ</w:t>
            </w:r>
          </w:p>
        </w:tc>
      </w:tr>
      <w:tr w:rsidR="006C1EA5" w14:paraId="6A67C574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50C9255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7E56CEB8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* FROM SAN_PHAM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MaSP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@masp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345752F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AD6E27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sản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phẩm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dự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tính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</w:p>
        </w:tc>
      </w:tr>
      <w:tr w:rsidR="006C1EA5" w14:paraId="570CAD16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A0ED393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</w:t>
            </w:r>
          </w:p>
          <w:p w14:paraId="15D77F7A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UPDATE SAN_PHAM SET GIA = @gia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MaSP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@masp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7423355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1B7E659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giá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sản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phẩm</w:t>
            </w:r>
            <w:proofErr w:type="spellEnd"/>
          </w:p>
        </w:tc>
      </w:tr>
      <w:tr w:rsidR="006C1EA5" w14:paraId="667F747D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C590D25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F5A0A5A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TRANSACTION ISOLATION LEVEL READ UNCOMMITTED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C4BE43A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mức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T2</w:t>
            </w:r>
          </w:p>
        </w:tc>
      </w:tr>
      <w:tr w:rsidR="006C1EA5" w14:paraId="696333C4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2A4BD12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F63754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34B5588C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* FROM SAN_PHAM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JOIN CHI_NHANH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on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sp.MaCN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cn.MaCN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and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cn.MaDT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@madt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C12D43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danh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sản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phẩm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</w:p>
        </w:tc>
      </w:tr>
      <w:tr w:rsidR="006C1EA5" w14:paraId="1B4B8125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DC5C97C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</w:t>
            </w:r>
          </w:p>
          <w:p w14:paraId="47CF675F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 TRANSACTION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BD92BB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5B30D5D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hủy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đọc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hủy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</w:p>
          <w:p w14:paraId="51148552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 =&gt; Dirty read</w:t>
            </w:r>
          </w:p>
        </w:tc>
      </w:tr>
    </w:tbl>
    <w:p w14:paraId="3AA62090" w14:textId="6AFFD016" w:rsidR="006C1EA5" w:rsidRDefault="006C1EA5"/>
    <w:p w14:paraId="678D601F" w14:textId="33F5F480" w:rsidR="00423D9B" w:rsidRDefault="00423D9B" w:rsidP="00423D9B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vi-VN"/>
        </w:rPr>
      </w:pPr>
      <w:r>
        <w:rPr>
          <w:rFonts w:eastAsia="Calibri" w:cs="Times New Roman"/>
          <w:szCs w:val="26"/>
        </w:rPr>
        <w:t>→</w:t>
      </w:r>
      <w:r>
        <w:rPr>
          <w:rFonts w:eastAsia="Calibri" w:cs="Times New Roman"/>
          <w:szCs w:val="26"/>
          <w:lang w:val="vi-VN"/>
        </w:rPr>
        <w:t xml:space="preserve"> </w:t>
      </w:r>
      <w:r w:rsidRPr="00423D9B">
        <w:rPr>
          <w:rFonts w:eastAsia="Calibri" w:cs="Times New Roman"/>
          <w:szCs w:val="26"/>
        </w:rPr>
        <w:t>Solution</w:t>
      </w:r>
      <w:r w:rsidRPr="00423D9B">
        <w:rPr>
          <w:rFonts w:eastAsia="Calibri" w:cs="Times New Roman"/>
          <w:szCs w:val="26"/>
          <w:lang w:val="vi-VN"/>
        </w:rPr>
        <w:t xml:space="preserve">: Thiết lập Slock khi đọc và trả khóa ngay sau khi đọc xong ở </w:t>
      </w:r>
      <w:r>
        <w:rPr>
          <w:rFonts w:eastAsia="Calibri" w:cs="Times New Roman"/>
          <w:szCs w:val="26"/>
          <w:lang w:val="vi-VN"/>
        </w:rPr>
        <w:t>T2</w:t>
      </w:r>
      <w:r w:rsidRPr="00423D9B">
        <w:rPr>
          <w:rFonts w:eastAsia="Calibri" w:cs="Times New Roman"/>
          <w:szCs w:val="26"/>
          <w:lang w:val="vi-VN"/>
        </w:rPr>
        <w:t>:</w:t>
      </w:r>
      <w:r w:rsidR="00B3367B">
        <w:rPr>
          <w:rFonts w:eastAsia="Calibri" w:cs="Times New Roman"/>
          <w:szCs w:val="26"/>
          <w:lang w:val="vi-VN"/>
        </w:rPr>
        <w:t xml:space="preserve"> Bỏ</w:t>
      </w:r>
      <w:r w:rsidRPr="00423D9B">
        <w:rPr>
          <w:rFonts w:eastAsia="Calibri" w:cs="Times New Roman"/>
          <w:szCs w:val="26"/>
          <w:lang w:val="vi-VN"/>
        </w:rPr>
        <w:t xml:space="preserve"> </w:t>
      </w:r>
      <w:r w:rsidRPr="00423D9B">
        <w:rPr>
          <w:rFonts w:eastAsia="Calibri" w:cs="Times New Roman"/>
          <w:szCs w:val="26"/>
        </w:rPr>
        <w:t>SET TRANSACTION ISOLATION LEVEL READ UNCOMMITTED</w:t>
      </w:r>
    </w:p>
    <w:tbl>
      <w:tblPr>
        <w:tblStyle w:val="TableGrid11"/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3119"/>
        <w:gridCol w:w="3402"/>
      </w:tblGrid>
      <w:tr w:rsidR="00B3367B" w14:paraId="0A7B8A55" w14:textId="77777777" w:rsidTr="00943468">
        <w:tc>
          <w:tcPr>
            <w:tcW w:w="2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34481C1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–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giá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sản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phẩm</w:t>
            </w:r>
            <w:proofErr w:type="spellEnd"/>
          </w:p>
          <w:p w14:paraId="1632971E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DDC10BF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–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danh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sản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phẩm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E7B47BA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GHI CHÚ</w:t>
            </w:r>
          </w:p>
        </w:tc>
      </w:tr>
      <w:tr w:rsidR="00B3367B" w14:paraId="5420FA8F" w14:textId="77777777" w:rsidTr="00943468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07697C0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20A8756C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* FROM SAN_PHAM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MaSP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@masp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9AD6D73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D4CBDFB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sản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phẩm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dự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tính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</w:p>
        </w:tc>
      </w:tr>
      <w:tr w:rsidR="00B3367B" w14:paraId="75E45556" w14:textId="77777777" w:rsidTr="00943468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0391885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</w:t>
            </w:r>
          </w:p>
          <w:p w14:paraId="796E4E40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UPDATE SAN_PHAM SET GIA = @gia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MaSP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@masp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7BCE656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DD3919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giá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sản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phẩm</w:t>
            </w:r>
            <w:proofErr w:type="spellEnd"/>
          </w:p>
        </w:tc>
      </w:tr>
      <w:tr w:rsidR="00B3367B" w14:paraId="4C1040E6" w14:textId="77777777" w:rsidTr="00943468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031986F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9B18AF4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0B2C8810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* FROM SAN_PHAM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JOIN CHI_NHANH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on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lastRenderedPageBreak/>
              <w:t>sp.MaCN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cn.MaCN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and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cn.MaDT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@madt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66C83FC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lastRenderedPageBreak/>
              <w:t>Khách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danh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sản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phẩm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</w:p>
        </w:tc>
      </w:tr>
      <w:tr w:rsidR="00B3367B" w14:paraId="183A3979" w14:textId="77777777" w:rsidTr="00943468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696960B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</w:t>
            </w:r>
          </w:p>
          <w:p w14:paraId="7A06D958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 TRANSACTION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3CCEB65" w14:textId="77777777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7D7ADFB" w14:textId="0CBB8EC8" w:rsidR="00B3367B" w:rsidRDefault="00B3367B" w:rsidP="00943468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</w:tr>
    </w:tbl>
    <w:p w14:paraId="7DB1A644" w14:textId="77777777" w:rsidR="00B3367B" w:rsidRPr="00423D9B" w:rsidRDefault="00B3367B" w:rsidP="00423D9B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vi-VN"/>
        </w:rPr>
      </w:pPr>
    </w:p>
    <w:p w14:paraId="72DEC736" w14:textId="77777777" w:rsidR="00423D9B" w:rsidRDefault="00423D9B"/>
    <w:p w14:paraId="123C1007" w14:textId="77777777" w:rsidR="006C1EA5" w:rsidRDefault="00C07DF4">
      <w:pPr>
        <w:pStyle w:val="Heading3"/>
        <w:rPr>
          <w:lang w:val="en-US"/>
        </w:rPr>
      </w:pPr>
      <w:r>
        <w:t xml:space="preserve">           </w:t>
      </w:r>
      <w:bookmarkStart w:id="29" w:name="_Toc88495256"/>
      <w:r>
        <w:t xml:space="preserve">7.3. </w:t>
      </w:r>
      <w:proofErr w:type="spellStart"/>
      <w:r>
        <w:t>Unre</w:t>
      </w:r>
      <w:r>
        <w:rPr>
          <w:lang w:val="en-US"/>
        </w:rPr>
        <w:t>peatable</w:t>
      </w:r>
      <w:proofErr w:type="spellEnd"/>
      <w:r>
        <w:rPr>
          <w:lang w:val="en-US"/>
        </w:rPr>
        <w:t xml:space="preserve"> Read</w:t>
      </w:r>
      <w:bookmarkEnd w:id="29"/>
    </w:p>
    <w:p w14:paraId="253F9C9C" w14:textId="77777777" w:rsidR="006C1EA5" w:rsidRDefault="00C07DF4">
      <w:pPr>
        <w:pStyle w:val="Heading3"/>
        <w:numPr>
          <w:ilvl w:val="0"/>
          <w:numId w:val="7"/>
        </w:numPr>
        <w:rPr>
          <w:rFonts w:eastAsia="Calibri"/>
          <w:sz w:val="26"/>
          <w:szCs w:val="26"/>
          <w:lang w:val="en-US"/>
        </w:rPr>
      </w:pPr>
      <w:bookmarkStart w:id="30" w:name="_Toc88495257"/>
      <w:r>
        <w:rPr>
          <w:rFonts w:eastAsia="Calibri"/>
          <w:sz w:val="26"/>
          <w:szCs w:val="26"/>
          <w:lang w:val="en-US"/>
        </w:rPr>
        <w:t>TEST CASE 1:</w:t>
      </w:r>
      <w:bookmarkEnd w:id="30"/>
    </w:p>
    <w:p w14:paraId="1467CBC4" w14:textId="77777777" w:rsidR="006C1EA5" w:rsidRDefault="00C07DF4">
      <w:pPr>
        <w:spacing w:before="100" w:beforeAutospacing="1" w:after="100" w:afterAutospacing="1" w:line="256" w:lineRule="auto"/>
        <w:ind w:left="360"/>
        <w:contextualSpacing/>
        <w:rPr>
          <w:rFonts w:eastAsia="Calibri"/>
          <w:szCs w:val="26"/>
          <w:lang w:val="en-US"/>
        </w:rPr>
      </w:pPr>
      <w:proofErr w:type="spellStart"/>
      <w:r>
        <w:rPr>
          <w:rFonts w:eastAsia="Calibri"/>
          <w:szCs w:val="26"/>
          <w:lang w:val="en-US"/>
        </w:rPr>
        <w:t>Mô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huống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tranh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chấp</w:t>
      </w:r>
      <w:proofErr w:type="spellEnd"/>
      <w:r>
        <w:rPr>
          <w:rFonts w:eastAsia="Calibri"/>
          <w:szCs w:val="26"/>
          <w:lang w:val="en-US"/>
        </w:rPr>
        <w:t>:</w:t>
      </w:r>
    </w:p>
    <w:p w14:paraId="6D00CF6E" w14:textId="77777777" w:rsidR="006C1EA5" w:rsidRDefault="00C07DF4">
      <w:pPr>
        <w:numPr>
          <w:ilvl w:val="1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proofErr w:type="spellStart"/>
      <w:r>
        <w:rPr>
          <w:rFonts w:eastAsia="Calibri"/>
          <w:szCs w:val="26"/>
          <w:lang w:val="en-US"/>
        </w:rPr>
        <w:t>Một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tài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xế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đang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ABC </w:t>
      </w:r>
      <w:proofErr w:type="spellStart"/>
      <w:r>
        <w:rPr>
          <w:rFonts w:eastAsia="Calibri"/>
          <w:szCs w:val="26"/>
          <w:lang w:val="en-US"/>
        </w:rPr>
        <w:t>cho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khách</w:t>
      </w:r>
      <w:proofErr w:type="spellEnd"/>
      <w:r>
        <w:rPr>
          <w:rFonts w:eastAsia="Calibri"/>
          <w:szCs w:val="26"/>
          <w:lang w:val="en-US"/>
        </w:rPr>
        <w:t xml:space="preserve"> =&gt; </w:t>
      </w:r>
      <w:proofErr w:type="spellStart"/>
      <w:r>
        <w:rPr>
          <w:rFonts w:eastAsia="Calibri"/>
          <w:szCs w:val="26"/>
          <w:lang w:val="en-US"/>
        </w:rPr>
        <w:t>Tình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trạng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hiện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tại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là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Đang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>”.</w:t>
      </w:r>
    </w:p>
    <w:p w14:paraId="532295C3" w14:textId="77777777" w:rsidR="006C1EA5" w:rsidRDefault="00C07DF4">
      <w:pPr>
        <w:numPr>
          <w:ilvl w:val="1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proofErr w:type="spellStart"/>
      <w:r>
        <w:rPr>
          <w:rFonts w:eastAsia="Calibri"/>
          <w:szCs w:val="26"/>
          <w:lang w:val="en-US"/>
        </w:rPr>
        <w:t>Nửa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tiếng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sau</w:t>
      </w:r>
      <w:proofErr w:type="spellEnd"/>
      <w:r>
        <w:rPr>
          <w:rFonts w:eastAsia="Calibri"/>
          <w:szCs w:val="26"/>
          <w:lang w:val="en-US"/>
        </w:rPr>
        <w:t xml:space="preserve">, </w:t>
      </w:r>
      <w:proofErr w:type="spellStart"/>
      <w:r>
        <w:rPr>
          <w:rFonts w:eastAsia="Calibri"/>
          <w:szCs w:val="26"/>
          <w:lang w:val="en-US"/>
        </w:rPr>
        <w:t>tài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xế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hoàn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thành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việc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đến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cho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khách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nhưng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quên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cập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nhật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trạng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là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Đã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”. </w:t>
      </w:r>
    </w:p>
    <w:p w14:paraId="70D83BC5" w14:textId="77777777" w:rsidR="006C1EA5" w:rsidRDefault="00C07DF4">
      <w:pPr>
        <w:numPr>
          <w:ilvl w:val="1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proofErr w:type="spellStart"/>
      <w:r>
        <w:rPr>
          <w:rFonts w:eastAsia="Calibri"/>
          <w:szCs w:val="26"/>
          <w:lang w:val="en-US"/>
        </w:rPr>
        <w:t>Khách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sau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xem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thì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không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vừa</w:t>
      </w:r>
      <w:proofErr w:type="spellEnd"/>
      <w:r>
        <w:rPr>
          <w:rFonts w:eastAsia="Calibri"/>
          <w:szCs w:val="26"/>
          <w:lang w:val="en-US"/>
        </w:rPr>
        <w:t xml:space="preserve"> ý </w:t>
      </w:r>
      <w:proofErr w:type="spellStart"/>
      <w:r>
        <w:rPr>
          <w:rFonts w:eastAsia="Calibri"/>
          <w:szCs w:val="26"/>
          <w:lang w:val="en-US"/>
        </w:rPr>
        <w:t>nên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liên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hệ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đối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tác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để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hoàn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. </w:t>
      </w:r>
      <w:proofErr w:type="spellStart"/>
      <w:r>
        <w:rPr>
          <w:rFonts w:eastAsia="Calibri"/>
          <w:szCs w:val="26"/>
          <w:lang w:val="en-US"/>
        </w:rPr>
        <w:t>Lúc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này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đối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tác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cập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nhật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lại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trạng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từ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Đang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” </w:t>
      </w:r>
      <w:proofErr w:type="spellStart"/>
      <w:r>
        <w:rPr>
          <w:rFonts w:eastAsia="Calibri"/>
          <w:szCs w:val="26"/>
          <w:lang w:val="en-US"/>
        </w:rPr>
        <w:t>thành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Đã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hoàn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”. </w:t>
      </w:r>
    </w:p>
    <w:p w14:paraId="3279DDEB" w14:textId="77777777" w:rsidR="006C1EA5" w:rsidRDefault="00C07DF4">
      <w:pPr>
        <w:numPr>
          <w:ilvl w:val="1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proofErr w:type="spellStart"/>
      <w:r>
        <w:rPr>
          <w:rFonts w:eastAsia="Calibri"/>
          <w:szCs w:val="26"/>
          <w:lang w:val="en-US"/>
        </w:rPr>
        <w:t>Tuy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nhiên</w:t>
      </w:r>
      <w:proofErr w:type="spellEnd"/>
      <w:r>
        <w:rPr>
          <w:rFonts w:eastAsia="Calibri"/>
          <w:szCs w:val="26"/>
          <w:lang w:val="en-US"/>
        </w:rPr>
        <w:t xml:space="preserve">, </w:t>
      </w:r>
      <w:proofErr w:type="spellStart"/>
      <w:r>
        <w:rPr>
          <w:rFonts w:eastAsia="Calibri"/>
          <w:szCs w:val="26"/>
          <w:lang w:val="en-US"/>
        </w:rPr>
        <w:t>cùng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lúc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đối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tác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đang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thực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hiện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cập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nhật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thì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tài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xế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nhớ</w:t>
      </w:r>
      <w:proofErr w:type="spellEnd"/>
      <w:r>
        <w:rPr>
          <w:rFonts w:eastAsia="Calibri"/>
          <w:szCs w:val="26"/>
          <w:lang w:val="en-US"/>
        </w:rPr>
        <w:t xml:space="preserve"> ra </w:t>
      </w:r>
      <w:proofErr w:type="spellStart"/>
      <w:r>
        <w:rPr>
          <w:rFonts w:eastAsia="Calibri"/>
          <w:szCs w:val="26"/>
          <w:lang w:val="en-US"/>
        </w:rPr>
        <w:t>mình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rồi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nhưng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chưa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cập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nhật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là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Đã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”, </w:t>
      </w:r>
      <w:r>
        <w:rPr>
          <w:rFonts w:eastAsia="Calibri"/>
          <w:b/>
          <w:bCs/>
          <w:szCs w:val="26"/>
          <w:lang w:val="en-US"/>
        </w:rPr>
        <w:t xml:space="preserve">do </w:t>
      </w:r>
      <w:proofErr w:type="spellStart"/>
      <w:r>
        <w:rPr>
          <w:rFonts w:eastAsia="Calibri"/>
          <w:b/>
          <w:bCs/>
          <w:szCs w:val="26"/>
          <w:lang w:val="en-US"/>
        </w:rPr>
        <w:t>bên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đối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tác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bị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mạng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chậm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nên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vẫn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chưa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hoàn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thành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thao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tác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cập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nhật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nên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tài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xế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vẫn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thấy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tình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trạng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đơn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hàng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là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“</w:t>
      </w:r>
      <w:proofErr w:type="spellStart"/>
      <w:r>
        <w:rPr>
          <w:rFonts w:eastAsia="Calibri"/>
          <w:b/>
          <w:bCs/>
          <w:szCs w:val="26"/>
          <w:lang w:val="en-US"/>
        </w:rPr>
        <w:t>Đang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giao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hàng</w:t>
      </w:r>
      <w:proofErr w:type="spellEnd"/>
      <w:r>
        <w:rPr>
          <w:rFonts w:eastAsia="Calibri"/>
          <w:b/>
          <w:bCs/>
          <w:szCs w:val="26"/>
          <w:lang w:val="en-US"/>
        </w:rPr>
        <w:t>”</w:t>
      </w:r>
      <w:r>
        <w:rPr>
          <w:rFonts w:eastAsia="Calibri"/>
          <w:szCs w:val="26"/>
          <w:lang w:val="en-US"/>
        </w:rPr>
        <w:t xml:space="preserve">. </w:t>
      </w:r>
      <w:proofErr w:type="spellStart"/>
      <w:r>
        <w:rPr>
          <w:rFonts w:eastAsia="Calibri"/>
          <w:szCs w:val="26"/>
          <w:lang w:val="en-US"/>
        </w:rPr>
        <w:t>Vì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vậy</w:t>
      </w:r>
      <w:proofErr w:type="spellEnd"/>
      <w:r>
        <w:rPr>
          <w:rFonts w:eastAsia="Calibri"/>
          <w:szCs w:val="26"/>
          <w:lang w:val="en-US"/>
        </w:rPr>
        <w:t xml:space="preserve">, </w:t>
      </w:r>
      <w:proofErr w:type="spellStart"/>
      <w:r>
        <w:rPr>
          <w:rFonts w:eastAsia="Calibri"/>
          <w:szCs w:val="26"/>
          <w:lang w:val="en-US"/>
        </w:rPr>
        <w:t>tài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xế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cập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nhật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từ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Đang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” </w:t>
      </w:r>
      <w:proofErr w:type="spellStart"/>
      <w:r>
        <w:rPr>
          <w:rFonts w:eastAsia="Calibri"/>
          <w:szCs w:val="26"/>
          <w:lang w:val="en-US"/>
        </w:rPr>
        <w:t>thành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Đã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>”.</w:t>
      </w:r>
    </w:p>
    <w:p w14:paraId="084342D6" w14:textId="77777777" w:rsidR="006C1EA5" w:rsidRDefault="00C07DF4">
      <w:pPr>
        <w:numPr>
          <w:ilvl w:val="1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b/>
          <w:bCs/>
          <w:szCs w:val="26"/>
          <w:lang w:val="en-US"/>
        </w:rPr>
      </w:pPr>
      <w:proofErr w:type="spellStart"/>
      <w:r>
        <w:rPr>
          <w:rFonts w:eastAsia="Calibri"/>
          <w:b/>
          <w:bCs/>
          <w:szCs w:val="26"/>
          <w:lang w:val="en-US"/>
        </w:rPr>
        <w:t>Giả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sử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theo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quy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định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: </w:t>
      </w:r>
    </w:p>
    <w:p w14:paraId="1767C3A4" w14:textId="77777777" w:rsidR="006C1EA5" w:rsidRDefault="00C07DF4">
      <w:pPr>
        <w:numPr>
          <w:ilvl w:val="2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 xml:space="preserve">Khi </w:t>
      </w:r>
      <w:proofErr w:type="spellStart"/>
      <w:r>
        <w:rPr>
          <w:rFonts w:eastAsia="Calibri"/>
          <w:szCs w:val="26"/>
          <w:lang w:val="en-US"/>
        </w:rPr>
        <w:t>tình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trạng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là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Đã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hoàn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” </w:t>
      </w:r>
      <w:proofErr w:type="spellStart"/>
      <w:r>
        <w:rPr>
          <w:rFonts w:eastAsia="Calibri"/>
          <w:szCs w:val="26"/>
          <w:lang w:val="en-US"/>
        </w:rPr>
        <w:t>thì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đối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tác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và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tài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xế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không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được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cập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nhật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nữa</w:t>
      </w:r>
      <w:proofErr w:type="spellEnd"/>
      <w:r>
        <w:rPr>
          <w:rFonts w:eastAsia="Calibri"/>
          <w:szCs w:val="26"/>
          <w:lang w:val="en-US"/>
        </w:rPr>
        <w:t>.</w:t>
      </w:r>
    </w:p>
    <w:p w14:paraId="02C93164" w14:textId="77777777" w:rsidR="006C1EA5" w:rsidRDefault="00C07DF4">
      <w:pPr>
        <w:numPr>
          <w:ilvl w:val="2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 xml:space="preserve">Khi </w:t>
      </w:r>
      <w:proofErr w:type="spellStart"/>
      <w:r>
        <w:rPr>
          <w:rFonts w:eastAsia="Calibri"/>
          <w:szCs w:val="26"/>
          <w:lang w:val="en-US"/>
        </w:rPr>
        <w:t>tình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trạng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là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Đã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” </w:t>
      </w:r>
      <w:proofErr w:type="spellStart"/>
      <w:r>
        <w:rPr>
          <w:rFonts w:eastAsia="Calibri"/>
          <w:szCs w:val="26"/>
          <w:lang w:val="en-US"/>
        </w:rPr>
        <w:t>thì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đối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tác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và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tài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xế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chỉ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được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cập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nhật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tiếp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là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Đã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hoàn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”, </w:t>
      </w:r>
      <w:proofErr w:type="spellStart"/>
      <w:r>
        <w:rPr>
          <w:rFonts w:eastAsia="Calibri"/>
          <w:szCs w:val="26"/>
          <w:lang w:val="en-US"/>
        </w:rPr>
        <w:t>ngoài</w:t>
      </w:r>
      <w:proofErr w:type="spellEnd"/>
      <w:r>
        <w:rPr>
          <w:rFonts w:eastAsia="Calibri"/>
          <w:szCs w:val="26"/>
          <w:lang w:val="en-US"/>
        </w:rPr>
        <w:t xml:space="preserve"> ra </w:t>
      </w:r>
      <w:proofErr w:type="spellStart"/>
      <w:r>
        <w:rPr>
          <w:rFonts w:eastAsia="Calibri"/>
          <w:szCs w:val="26"/>
          <w:lang w:val="en-US"/>
        </w:rPr>
        <w:t>không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được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cập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nhật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thành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bất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kỳ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trạng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thái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nào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khác</w:t>
      </w:r>
      <w:proofErr w:type="spellEnd"/>
      <w:r>
        <w:rPr>
          <w:rFonts w:eastAsia="Calibri"/>
          <w:szCs w:val="26"/>
          <w:lang w:val="en-US"/>
        </w:rPr>
        <w:t>.</w:t>
      </w:r>
    </w:p>
    <w:p w14:paraId="7B786F63" w14:textId="77777777" w:rsidR="006C1EA5" w:rsidRDefault="00C07DF4">
      <w:pPr>
        <w:spacing w:before="100" w:beforeAutospacing="1" w:after="100" w:afterAutospacing="1" w:line="256" w:lineRule="auto"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 xml:space="preserve"> </w:t>
      </w:r>
    </w:p>
    <w:tbl>
      <w:tblPr>
        <w:tblStyle w:val="TableGrid2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2989"/>
        <w:gridCol w:w="3528"/>
      </w:tblGrid>
      <w:tr w:rsidR="006C1EA5" w14:paraId="54A37A43" w14:textId="77777777">
        <w:tc>
          <w:tcPr>
            <w:tcW w:w="44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65633A9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T1 –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xế</w:t>
            </w:r>
            <w:proofErr w:type="spellEnd"/>
          </w:p>
        </w:tc>
        <w:tc>
          <w:tcPr>
            <w:tcW w:w="4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08AD3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T2 –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tác</w:t>
            </w:r>
            <w:proofErr w:type="spellEnd"/>
          </w:p>
        </w:tc>
        <w:tc>
          <w:tcPr>
            <w:tcW w:w="6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BE8FFA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Ghi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6C1EA5" w14:paraId="24AAD397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E962DB7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2648300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* FROM DON_HANG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lastRenderedPageBreak/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 AND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xyz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’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5024F5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lastRenderedPageBreak/>
              <w:t xml:space="preserve">T2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kiểm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khớp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với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</w:p>
        </w:tc>
      </w:tr>
      <w:tr w:rsidR="006C1EA5" w14:paraId="7E93AB1D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884128F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* FROM DON_HANG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 AND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xyz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’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DC8D577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CB1DDB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kiểm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khớp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với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</w:p>
        </w:tc>
      </w:tr>
      <w:tr w:rsidR="006C1EA5" w14:paraId="25270FF1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2187EA3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0BED383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DON_HANG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C5071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kiểm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phải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hoàn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nếu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phải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nữa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.</w:t>
            </w:r>
          </w:p>
          <w:p w14:paraId="28AD8DD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select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lúc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này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: “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Đang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”</w:t>
            </w:r>
          </w:p>
        </w:tc>
      </w:tr>
      <w:tr w:rsidR="006C1EA5" w14:paraId="1291C918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9B4D6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DON_HANG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EF651FB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B40A9C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kiểm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phải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hoàn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nếu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phải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nữa</w:t>
            </w:r>
            <w:proofErr w:type="spellEnd"/>
          </w:p>
          <w:p w14:paraId="6807E96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select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lúc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này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: “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Đang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”</w:t>
            </w:r>
          </w:p>
        </w:tc>
      </w:tr>
      <w:tr w:rsidR="006C1EA5" w14:paraId="146EC868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DDC6BCA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C202EE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DON_HANG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9B50E6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kiểm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phải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nếu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phải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chỉ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hoàn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”</w:t>
            </w:r>
          </w:p>
          <w:p w14:paraId="41F5F96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select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lúc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này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: “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Đang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”</w:t>
            </w:r>
          </w:p>
        </w:tc>
      </w:tr>
      <w:tr w:rsidR="006C1EA5" w14:paraId="08A0B187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90AF048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B0E45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 DON_HANG</w:t>
            </w:r>
          </w:p>
          <w:p w14:paraId="2434533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hoàn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’</w:t>
            </w:r>
          </w:p>
          <w:p w14:paraId="06684F2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AB04DAC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hoàn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”</w:t>
            </w:r>
          </w:p>
        </w:tc>
      </w:tr>
      <w:tr w:rsidR="006C1EA5" w14:paraId="6D13459F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7C74D0E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3E3D0B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COMMIT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5CB43B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commit</w:t>
            </w:r>
          </w:p>
          <w:p w14:paraId="41F19CA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lastRenderedPageBreak/>
              <w:t>Tình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select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lúc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này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: “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hoàn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trả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”</w:t>
            </w:r>
          </w:p>
        </w:tc>
      </w:tr>
      <w:tr w:rsidR="006C1EA5" w14:paraId="2C1D43F1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762E33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lastRenderedPageBreak/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DON_HANG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B48C60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47A2A52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kiểm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phải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nếu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phải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chỉ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hoàn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”</w:t>
            </w:r>
          </w:p>
          <w:p w14:paraId="0DB677C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select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lúc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này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: “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hoàn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trả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”</w:t>
            </w:r>
          </w:p>
        </w:tc>
      </w:tr>
      <w:tr w:rsidR="006C1EA5" w14:paraId="3E3C2467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9C42EB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 DON_HANG</w:t>
            </w:r>
          </w:p>
          <w:p w14:paraId="76403AB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’</w:t>
            </w:r>
          </w:p>
          <w:p w14:paraId="1918F5B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D973DBA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E27F703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”</w:t>
            </w:r>
          </w:p>
        </w:tc>
      </w:tr>
      <w:tr w:rsidR="006C1EA5" w14:paraId="7F94692E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44D55F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COMMIT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5E8AB31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9FC604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commit</w:t>
            </w:r>
          </w:p>
          <w:p w14:paraId="32073A39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select 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lúc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này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: “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”</w:t>
            </w:r>
          </w:p>
          <w:p w14:paraId="5A5164C9" w14:textId="77777777" w:rsidR="006C1EA5" w:rsidRDefault="00C07DF4">
            <w:pPr>
              <w:numPr>
                <w:ilvl w:val="0"/>
                <w:numId w:val="9"/>
              </w:numPr>
              <w:spacing w:before="100" w:beforeAutospacing="1" w:after="100" w:afterAutospacing="1" w:line="256" w:lineRule="auto"/>
              <w:contextualSpacing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“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hoàn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trả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”</w:t>
            </w:r>
            <w:r>
              <w:rPr>
                <w:rFonts w:eastAsia="Calibri" w:cs="Times New Roman"/>
                <w:szCs w:val="26"/>
                <w:lang w:val="en-US"/>
              </w:rPr>
              <w:t xml:space="preserve"> do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khiếu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nại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nhưng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lúc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này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trong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cơ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sở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lại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“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”</w:t>
            </w:r>
          </w:p>
        </w:tc>
      </w:tr>
    </w:tbl>
    <w:p w14:paraId="7B93F4B5" w14:textId="77777777" w:rsidR="006C1EA5" w:rsidRDefault="00C07DF4">
      <w:pPr>
        <w:pStyle w:val="Heading3"/>
        <w:numPr>
          <w:ilvl w:val="0"/>
          <w:numId w:val="7"/>
        </w:numPr>
        <w:rPr>
          <w:rFonts w:eastAsia="Calibri"/>
          <w:sz w:val="26"/>
          <w:szCs w:val="26"/>
          <w:lang w:val="en-US"/>
        </w:rPr>
      </w:pPr>
      <w:r>
        <w:rPr>
          <w:rFonts w:eastAsia="Calibri"/>
          <w:b/>
          <w:bCs/>
          <w:sz w:val="26"/>
          <w:szCs w:val="26"/>
          <w:lang w:val="en-US"/>
        </w:rPr>
        <w:br w:type="page"/>
      </w:r>
      <w:bookmarkStart w:id="31" w:name="_Toc88495258"/>
      <w:r>
        <w:rPr>
          <w:rFonts w:eastAsia="Calibri"/>
          <w:sz w:val="26"/>
          <w:szCs w:val="26"/>
          <w:lang w:val="en-US"/>
        </w:rPr>
        <w:lastRenderedPageBreak/>
        <w:t>TEST CASE</w:t>
      </w:r>
      <w:r>
        <w:rPr>
          <w:rFonts w:eastAsia="Calibri"/>
          <w:szCs w:val="26"/>
          <w:lang w:val="en-US"/>
        </w:rPr>
        <w:t xml:space="preserve"> 2</w:t>
      </w:r>
      <w:r>
        <w:rPr>
          <w:rFonts w:eastAsia="Calibri"/>
          <w:sz w:val="26"/>
          <w:szCs w:val="26"/>
          <w:lang w:val="en-US"/>
        </w:rPr>
        <w:t>:</w:t>
      </w:r>
      <w:bookmarkEnd w:id="31"/>
    </w:p>
    <w:p w14:paraId="761FAC47" w14:textId="77777777" w:rsidR="006C1EA5" w:rsidRDefault="00C07DF4">
      <w:pPr>
        <w:spacing w:before="100" w:beforeAutospacing="1" w:after="100" w:afterAutospacing="1" w:line="256" w:lineRule="auto"/>
        <w:ind w:left="360"/>
        <w:contextualSpacing/>
        <w:rPr>
          <w:rFonts w:eastAsia="Calibri"/>
          <w:szCs w:val="26"/>
          <w:lang w:val="en-US"/>
        </w:rPr>
      </w:pPr>
      <w:proofErr w:type="spellStart"/>
      <w:r>
        <w:rPr>
          <w:rFonts w:eastAsia="Calibri"/>
          <w:szCs w:val="26"/>
          <w:lang w:val="en-US"/>
        </w:rPr>
        <w:t>Mô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huống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tranh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chấp</w:t>
      </w:r>
      <w:proofErr w:type="spellEnd"/>
      <w:r>
        <w:rPr>
          <w:rFonts w:eastAsia="Calibri"/>
          <w:szCs w:val="26"/>
          <w:lang w:val="en-US"/>
        </w:rPr>
        <w:t>:</w:t>
      </w:r>
    </w:p>
    <w:p w14:paraId="3821089E" w14:textId="77777777" w:rsidR="006C1EA5" w:rsidRDefault="00C07DF4">
      <w:pPr>
        <w:numPr>
          <w:ilvl w:val="1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proofErr w:type="spellStart"/>
      <w:r>
        <w:rPr>
          <w:rFonts w:eastAsia="Calibri"/>
          <w:szCs w:val="26"/>
          <w:lang w:val="en-US"/>
        </w:rPr>
        <w:t>Giám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của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đối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tác</w:t>
      </w:r>
      <w:proofErr w:type="spellEnd"/>
      <w:r>
        <w:rPr>
          <w:rFonts w:eastAsia="Calibri"/>
          <w:szCs w:val="26"/>
          <w:lang w:val="en-US"/>
        </w:rPr>
        <w:t xml:space="preserve"> ‘</w:t>
      </w:r>
      <w:proofErr w:type="spellStart"/>
      <w:r>
        <w:rPr>
          <w:rFonts w:eastAsia="Calibri"/>
          <w:szCs w:val="26"/>
          <w:lang w:val="en-US"/>
        </w:rPr>
        <w:t>abc</w:t>
      </w:r>
      <w:proofErr w:type="spellEnd"/>
      <w:r>
        <w:rPr>
          <w:rFonts w:eastAsia="Calibri"/>
          <w:szCs w:val="26"/>
          <w:lang w:val="en-US"/>
        </w:rPr>
        <w:t xml:space="preserve">’ </w:t>
      </w:r>
      <w:proofErr w:type="spellStart"/>
      <w:r>
        <w:rPr>
          <w:rFonts w:eastAsia="Calibri"/>
          <w:szCs w:val="26"/>
          <w:lang w:val="en-US"/>
        </w:rPr>
        <w:t>bàn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với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người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đại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diện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của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mình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về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việc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hợp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đồng</w:t>
      </w:r>
      <w:proofErr w:type="spellEnd"/>
      <w:r>
        <w:rPr>
          <w:rFonts w:eastAsia="Calibri"/>
          <w:szCs w:val="26"/>
          <w:lang w:val="en-US"/>
        </w:rPr>
        <w:t xml:space="preserve">, </w:t>
      </w:r>
      <w:proofErr w:type="spellStart"/>
      <w:r>
        <w:rPr>
          <w:rFonts w:eastAsia="Calibri"/>
          <w:szCs w:val="26"/>
          <w:lang w:val="en-US"/>
        </w:rPr>
        <w:t>giám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đốc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nói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rằng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sẽ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tự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liên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hệ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với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bên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hệ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thống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đặt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và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chuyển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online </w:t>
      </w:r>
      <w:proofErr w:type="spellStart"/>
      <w:r>
        <w:rPr>
          <w:rFonts w:eastAsia="Calibri"/>
          <w:szCs w:val="26"/>
          <w:lang w:val="en-US"/>
        </w:rPr>
        <w:t>để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hợp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đồng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thêm</w:t>
      </w:r>
      <w:proofErr w:type="spellEnd"/>
      <w:r>
        <w:rPr>
          <w:rFonts w:eastAsia="Calibri"/>
          <w:szCs w:val="26"/>
          <w:lang w:val="en-US"/>
        </w:rPr>
        <w:t xml:space="preserve"> 3 </w:t>
      </w:r>
      <w:proofErr w:type="spellStart"/>
      <w:r>
        <w:rPr>
          <w:rFonts w:eastAsia="Calibri"/>
          <w:szCs w:val="26"/>
          <w:lang w:val="en-US"/>
        </w:rPr>
        <w:t>tháng</w:t>
      </w:r>
      <w:proofErr w:type="spellEnd"/>
      <w:r>
        <w:rPr>
          <w:rFonts w:eastAsia="Calibri"/>
          <w:szCs w:val="26"/>
          <w:lang w:val="en-US"/>
        </w:rPr>
        <w:t xml:space="preserve">. </w:t>
      </w:r>
      <w:proofErr w:type="spellStart"/>
      <w:r>
        <w:rPr>
          <w:rFonts w:eastAsia="Calibri"/>
          <w:szCs w:val="26"/>
          <w:lang w:val="en-US"/>
        </w:rPr>
        <w:t>Tuy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nhiên</w:t>
      </w:r>
      <w:proofErr w:type="spellEnd"/>
      <w:r>
        <w:rPr>
          <w:rFonts w:eastAsia="Calibri"/>
          <w:szCs w:val="26"/>
          <w:lang w:val="en-US"/>
        </w:rPr>
        <w:t xml:space="preserve"> do </w:t>
      </w:r>
      <w:proofErr w:type="spellStart"/>
      <w:r>
        <w:rPr>
          <w:rFonts w:eastAsia="Calibri"/>
          <w:szCs w:val="26"/>
          <w:lang w:val="en-US"/>
        </w:rPr>
        <w:t>người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đại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diện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không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tập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trung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nên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nghe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nhầm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rằng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giám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đốc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yêu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cầu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mình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hợp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đồng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thêm</w:t>
      </w:r>
      <w:proofErr w:type="spellEnd"/>
      <w:r>
        <w:rPr>
          <w:rFonts w:eastAsia="Calibri"/>
          <w:szCs w:val="26"/>
          <w:lang w:val="en-US"/>
        </w:rPr>
        <w:t xml:space="preserve"> 2 </w:t>
      </w:r>
      <w:proofErr w:type="spellStart"/>
      <w:r>
        <w:rPr>
          <w:rFonts w:eastAsia="Calibri"/>
          <w:szCs w:val="26"/>
          <w:lang w:val="en-US"/>
        </w:rPr>
        <w:t>tháng</w:t>
      </w:r>
      <w:proofErr w:type="spellEnd"/>
      <w:r>
        <w:rPr>
          <w:rFonts w:eastAsia="Calibri"/>
          <w:szCs w:val="26"/>
          <w:lang w:val="en-US"/>
        </w:rPr>
        <w:t>.</w:t>
      </w:r>
    </w:p>
    <w:p w14:paraId="665473BB" w14:textId="77777777" w:rsidR="006C1EA5" w:rsidRDefault="00C07DF4">
      <w:pPr>
        <w:numPr>
          <w:ilvl w:val="1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proofErr w:type="spellStart"/>
      <w:r>
        <w:rPr>
          <w:rFonts w:eastAsia="Calibri"/>
          <w:szCs w:val="26"/>
          <w:lang w:val="en-US"/>
        </w:rPr>
        <w:t>Lúc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này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giám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đốc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gọi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cho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bên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hệ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thống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đặt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và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chuyển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online </w:t>
      </w:r>
      <w:proofErr w:type="spellStart"/>
      <w:r>
        <w:rPr>
          <w:rFonts w:eastAsia="Calibri"/>
          <w:b/>
          <w:bCs/>
          <w:szCs w:val="26"/>
          <w:lang w:val="en-US"/>
        </w:rPr>
        <w:t>yêu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cầu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nhân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viên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A </w:t>
      </w:r>
      <w:proofErr w:type="spellStart"/>
      <w:r>
        <w:rPr>
          <w:rFonts w:eastAsia="Calibri"/>
          <w:b/>
          <w:bCs/>
          <w:szCs w:val="26"/>
          <w:lang w:val="en-US"/>
        </w:rPr>
        <w:t>gia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hạn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hợp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đồng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thêm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3 </w:t>
      </w:r>
      <w:proofErr w:type="spellStart"/>
      <w:r>
        <w:rPr>
          <w:rFonts w:eastAsia="Calibri"/>
          <w:b/>
          <w:bCs/>
          <w:szCs w:val="26"/>
          <w:lang w:val="en-US"/>
        </w:rPr>
        <w:t>tháng</w:t>
      </w:r>
      <w:proofErr w:type="spellEnd"/>
      <w:r>
        <w:rPr>
          <w:rFonts w:eastAsia="Calibri"/>
          <w:szCs w:val="26"/>
          <w:lang w:val="en-US"/>
        </w:rPr>
        <w:t xml:space="preserve">. </w:t>
      </w:r>
      <w:proofErr w:type="spellStart"/>
      <w:r>
        <w:rPr>
          <w:rFonts w:eastAsia="Calibri"/>
          <w:szCs w:val="26"/>
          <w:lang w:val="en-US"/>
        </w:rPr>
        <w:t>Cùng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lúc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đó</w:t>
      </w:r>
      <w:proofErr w:type="spellEnd"/>
      <w:r>
        <w:rPr>
          <w:rFonts w:eastAsia="Calibri"/>
          <w:szCs w:val="26"/>
          <w:lang w:val="en-US"/>
        </w:rPr>
        <w:t xml:space="preserve">, </w:t>
      </w:r>
      <w:proofErr w:type="spellStart"/>
      <w:r>
        <w:rPr>
          <w:rFonts w:eastAsia="Calibri"/>
          <w:szCs w:val="26"/>
          <w:lang w:val="en-US"/>
        </w:rPr>
        <w:t>người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đại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diện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cũng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gọi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cho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bên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hệ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thống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đặt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và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chuyển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online </w:t>
      </w:r>
      <w:proofErr w:type="spellStart"/>
      <w:r>
        <w:rPr>
          <w:rFonts w:eastAsia="Calibri"/>
          <w:b/>
          <w:bCs/>
          <w:szCs w:val="26"/>
          <w:lang w:val="en-US"/>
        </w:rPr>
        <w:t>yêu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cầu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nhân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viên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B </w:t>
      </w:r>
      <w:proofErr w:type="spellStart"/>
      <w:r>
        <w:rPr>
          <w:rFonts w:eastAsia="Calibri"/>
          <w:b/>
          <w:bCs/>
          <w:szCs w:val="26"/>
          <w:lang w:val="en-US"/>
        </w:rPr>
        <w:t>gia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hạn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hợp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đồng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</w:t>
      </w:r>
      <w:proofErr w:type="spellStart"/>
      <w:r>
        <w:rPr>
          <w:rFonts w:eastAsia="Calibri"/>
          <w:b/>
          <w:bCs/>
          <w:szCs w:val="26"/>
          <w:lang w:val="en-US"/>
        </w:rPr>
        <w:t>thêm</w:t>
      </w:r>
      <w:proofErr w:type="spellEnd"/>
      <w:r>
        <w:rPr>
          <w:rFonts w:eastAsia="Calibri"/>
          <w:b/>
          <w:bCs/>
          <w:szCs w:val="26"/>
          <w:lang w:val="en-US"/>
        </w:rPr>
        <w:t xml:space="preserve"> 2 </w:t>
      </w:r>
      <w:proofErr w:type="spellStart"/>
      <w:r>
        <w:rPr>
          <w:rFonts w:eastAsia="Calibri"/>
          <w:b/>
          <w:bCs/>
          <w:szCs w:val="26"/>
          <w:lang w:val="en-US"/>
        </w:rPr>
        <w:t>tháng</w:t>
      </w:r>
      <w:proofErr w:type="spellEnd"/>
      <w:r>
        <w:rPr>
          <w:rFonts w:eastAsia="Calibri"/>
          <w:b/>
          <w:bCs/>
          <w:szCs w:val="26"/>
          <w:lang w:val="en-US"/>
        </w:rPr>
        <w:t>.</w:t>
      </w:r>
    </w:p>
    <w:tbl>
      <w:tblPr>
        <w:tblStyle w:val="TableGrid2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8"/>
        <w:gridCol w:w="3237"/>
        <w:gridCol w:w="3009"/>
      </w:tblGrid>
      <w:tr w:rsidR="006C1EA5" w14:paraId="6FD724A3" w14:textId="77777777">
        <w:tc>
          <w:tcPr>
            <w:tcW w:w="44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E8C112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T1 –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Nhân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viên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A</w:t>
            </w:r>
          </w:p>
        </w:tc>
        <w:tc>
          <w:tcPr>
            <w:tcW w:w="4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C43BE36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T2 –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Nhân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viên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B</w:t>
            </w:r>
          </w:p>
        </w:tc>
        <w:tc>
          <w:tcPr>
            <w:tcW w:w="6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DE4DBF6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Ghi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6C1EA5" w14:paraId="7FE06A63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BA56AD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h.TG_HieuLucHD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DOI_TAC d JOIN HOP_DONG h ON (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d.MaDT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h.MaHD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)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d.MaSoThue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4017EA0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8636789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Kiểm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tồn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tại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hay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nếu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rollback</w:t>
            </w:r>
          </w:p>
          <w:p w14:paraId="2887E17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kiểm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thấy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select ra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dòng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=&gt;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tồn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tại</w:t>
            </w:r>
            <w:proofErr w:type="spellEnd"/>
          </w:p>
        </w:tc>
      </w:tr>
      <w:tr w:rsidR="006C1EA5" w14:paraId="4035BE9F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F5E5CF6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221331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h.TG_HieuLucHD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DOI_TAC d JOIN HOP_DONG h ON (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d.MaDT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h.MaHD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)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d.MaSoThue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EB1DE83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Kiểm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tồn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tại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hay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nếu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rollback</w:t>
            </w:r>
          </w:p>
          <w:p w14:paraId="58B2034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kiểm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thấy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select ra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dòng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=&gt;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tồn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tại</w:t>
            </w:r>
            <w:proofErr w:type="spellEnd"/>
          </w:p>
        </w:tc>
      </w:tr>
      <w:tr w:rsidR="006C1EA5" w14:paraId="41009F74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8DEBA31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99E13D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h.TG_HieuLucHD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DOI_TAC d JOIN HOP_DONG h ON (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d.MaDT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h.MaHD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)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d.MaSoThue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162A92C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so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sánh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thời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lực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truyền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từ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input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lệ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bằng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so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với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thời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lực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hiện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tại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trong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cơ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sở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liệu</w:t>
            </w:r>
            <w:proofErr w:type="spellEnd"/>
          </w:p>
        </w:tc>
      </w:tr>
      <w:tr w:rsidR="006C1EA5" w14:paraId="5A1A298B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FF1EDE6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F405DCF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@doanhsoban = (SELECT SUM(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dh.TongPhiSP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) FROM DON_HANG dh JOIN DOI_TAC dt ON (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dh.MaDT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dt.MaDT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)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dt.MaSoThue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‘123’)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5B8C1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tính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toán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doanh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số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để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phần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hồng</w:t>
            </w:r>
            <w:proofErr w:type="spellEnd"/>
          </w:p>
        </w:tc>
      </w:tr>
      <w:tr w:rsidR="006C1EA5" w14:paraId="1A7917E9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8B89582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C4C782B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 HOP_DONG</w:t>
            </w:r>
          </w:p>
          <w:p w14:paraId="3CAAB83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TG_HieuLucHD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@tg_hlhd,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PhanTramHoaHong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(@pthh * @doanhsoban) / 100</w:t>
            </w:r>
          </w:p>
          <w:p w14:paraId="7C6A622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IN (SELECT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DOI_TAC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MaSoThue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‘123’)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844979D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thời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lực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phần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hồng</w:t>
            </w:r>
            <w:proofErr w:type="spellEnd"/>
          </w:p>
        </w:tc>
      </w:tr>
      <w:tr w:rsidR="006C1EA5" w14:paraId="02D17F75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2971020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852643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COMMIT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BDC05A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commit</w:t>
            </w:r>
          </w:p>
        </w:tc>
      </w:tr>
      <w:tr w:rsidR="006C1EA5" w14:paraId="73CF2949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A13704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h.TG_HieuLucHD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DOI_TAC d JOIN HOP_DONG h ON (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d.MaDT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h.MaHD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)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d.MaSoThue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6C796FD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1F812B3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so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sánh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thời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lực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truyền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từ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input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lệ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bằng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cách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so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với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thời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lực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hiện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tại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trong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cơ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sở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liệu</w:t>
            </w:r>
            <w:proofErr w:type="spellEnd"/>
          </w:p>
          <w:p w14:paraId="24F205A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Lúc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này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thời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gian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hiệu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lực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select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từ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cơ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sở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liệu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còn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giống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với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lần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select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trước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đó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của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T1 do T2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vừa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thời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gian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hiệu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lực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trên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cùng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một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đồng</w:t>
            </w:r>
            <w:proofErr w:type="spellEnd"/>
          </w:p>
        </w:tc>
      </w:tr>
      <w:tr w:rsidR="006C1EA5" w14:paraId="2F238B15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D6FDC03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@doanhsoban = (SELECT SUM(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dh.TongPhiSP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) FROM DON_HANG dh JOIN DOI_TAC dt ON (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dh.MaDT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dt.MaDT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)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dt.MaSoThue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‘123’)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7586116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4918EE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tính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toán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doanh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số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để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phần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hồng</w:t>
            </w:r>
            <w:proofErr w:type="spellEnd"/>
          </w:p>
        </w:tc>
      </w:tr>
      <w:tr w:rsidR="006C1EA5" w14:paraId="3A083C17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19B7EB2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 HOP_DONG</w:t>
            </w:r>
          </w:p>
          <w:p w14:paraId="455832E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TG_HieuLucHD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@tg_hlhd,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PhanTramHoaHong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(@pthh * @doanhsoban) / 100</w:t>
            </w:r>
          </w:p>
          <w:p w14:paraId="63A4AEC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lastRenderedPageBreak/>
              <w:t xml:space="preserve">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IN (SELECT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DOI_TAC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MaSoThue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‘123’)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FD17004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0C328FC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thời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lực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phần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hồng</w:t>
            </w:r>
            <w:proofErr w:type="spellEnd"/>
          </w:p>
        </w:tc>
      </w:tr>
      <w:tr w:rsidR="006C1EA5" w14:paraId="46449254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8F61173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COMMIT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08537A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1773BF9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COMMIT</w:t>
            </w:r>
          </w:p>
        </w:tc>
      </w:tr>
    </w:tbl>
    <w:p w14:paraId="4FAE764F" w14:textId="77777777" w:rsidR="006C1EA5" w:rsidRDefault="006C1EA5">
      <w:pPr>
        <w:rPr>
          <w:szCs w:val="26"/>
          <w:lang w:val="en-US"/>
        </w:rPr>
      </w:pPr>
    </w:p>
    <w:p w14:paraId="72FD8DB6" w14:textId="77777777" w:rsidR="006C1EA5" w:rsidRDefault="00C07DF4">
      <w:pPr>
        <w:pStyle w:val="Heading3"/>
        <w:rPr>
          <w:lang w:val="en-US"/>
        </w:rPr>
      </w:pPr>
      <w:r>
        <w:rPr>
          <w:lang w:val="en-US"/>
        </w:rPr>
        <w:t xml:space="preserve">          </w:t>
      </w:r>
      <w:bookmarkStart w:id="32" w:name="_Toc88495259"/>
      <w:r>
        <w:rPr>
          <w:lang w:val="en-US"/>
        </w:rPr>
        <w:t>7.4. Phantom</w:t>
      </w:r>
      <w:bookmarkEnd w:id="32"/>
    </w:p>
    <w:p w14:paraId="0432773B" w14:textId="77777777" w:rsidR="006C1EA5" w:rsidRDefault="00C07DF4">
      <w:pPr>
        <w:pStyle w:val="Heading3"/>
        <w:numPr>
          <w:ilvl w:val="0"/>
          <w:numId w:val="7"/>
        </w:numPr>
        <w:rPr>
          <w:rFonts w:eastAsia="Calibri"/>
          <w:sz w:val="26"/>
          <w:szCs w:val="26"/>
          <w:lang w:val="en-US"/>
        </w:rPr>
      </w:pPr>
      <w:bookmarkStart w:id="33" w:name="_Toc88495260"/>
      <w:r>
        <w:rPr>
          <w:rFonts w:eastAsia="Calibri"/>
          <w:sz w:val="26"/>
          <w:szCs w:val="26"/>
          <w:lang w:val="en-US"/>
        </w:rPr>
        <w:t>TEST CASE 1:</w:t>
      </w:r>
      <w:bookmarkEnd w:id="33"/>
    </w:p>
    <w:p w14:paraId="1F14CC81" w14:textId="77777777" w:rsidR="006C1EA5" w:rsidRDefault="00C07DF4">
      <w:pPr>
        <w:spacing w:before="100" w:beforeAutospacing="1" w:after="100" w:afterAutospacing="1" w:line="256" w:lineRule="auto"/>
        <w:ind w:left="360"/>
        <w:contextualSpacing/>
        <w:rPr>
          <w:rFonts w:eastAsia="Calibri"/>
          <w:szCs w:val="26"/>
          <w:lang w:val="en-US"/>
        </w:rPr>
      </w:pPr>
      <w:proofErr w:type="spellStart"/>
      <w:r>
        <w:rPr>
          <w:rFonts w:eastAsia="Calibri"/>
          <w:szCs w:val="26"/>
          <w:lang w:val="en-US"/>
        </w:rPr>
        <w:t>Mô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huống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tranh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chấp</w:t>
      </w:r>
      <w:proofErr w:type="spellEnd"/>
      <w:r>
        <w:rPr>
          <w:rFonts w:eastAsia="Calibri"/>
          <w:szCs w:val="26"/>
          <w:lang w:val="en-US"/>
        </w:rPr>
        <w:t>:</w:t>
      </w:r>
    </w:p>
    <w:p w14:paraId="7BF641EF" w14:textId="77777777" w:rsidR="006C1EA5" w:rsidRDefault="00C07DF4">
      <w:pPr>
        <w:numPr>
          <w:ilvl w:val="1"/>
          <w:numId w:val="10"/>
        </w:numPr>
        <w:spacing w:before="100" w:beforeAutospacing="1" w:after="100" w:afterAutospacing="1" w:line="256" w:lineRule="auto"/>
        <w:contextualSpacing/>
        <w:rPr>
          <w:rFonts w:eastAsia="Calibri"/>
          <w:b/>
          <w:bCs/>
          <w:szCs w:val="26"/>
          <w:lang w:val="en-US"/>
        </w:rPr>
      </w:pPr>
      <w:proofErr w:type="spellStart"/>
      <w:r>
        <w:rPr>
          <w:rFonts w:eastAsia="Calibri"/>
          <w:szCs w:val="26"/>
          <w:lang w:val="en-US"/>
        </w:rPr>
        <w:t>Sếp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yêu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cầu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nhân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viên</w:t>
      </w:r>
      <w:proofErr w:type="spellEnd"/>
      <w:r>
        <w:rPr>
          <w:rFonts w:eastAsia="Calibri"/>
          <w:szCs w:val="26"/>
          <w:lang w:val="en-US"/>
        </w:rPr>
        <w:t xml:space="preserve"> A </w:t>
      </w:r>
      <w:proofErr w:type="spellStart"/>
      <w:r>
        <w:rPr>
          <w:rFonts w:eastAsia="Calibri"/>
          <w:szCs w:val="26"/>
          <w:lang w:val="en-US"/>
        </w:rPr>
        <w:t>xóa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hợp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đồng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của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đối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tác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abc</w:t>
      </w:r>
      <w:proofErr w:type="spellEnd"/>
      <w:r>
        <w:rPr>
          <w:rFonts w:eastAsia="Calibri"/>
          <w:szCs w:val="26"/>
          <w:lang w:val="en-US"/>
        </w:rPr>
        <w:t xml:space="preserve">” do </w:t>
      </w:r>
      <w:proofErr w:type="spellStart"/>
      <w:r>
        <w:rPr>
          <w:rFonts w:eastAsia="Calibri"/>
          <w:szCs w:val="26"/>
          <w:lang w:val="en-US"/>
        </w:rPr>
        <w:t>đã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hết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quá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lâu</w:t>
      </w:r>
      <w:proofErr w:type="spellEnd"/>
      <w:r>
        <w:rPr>
          <w:rFonts w:eastAsia="Calibri"/>
          <w:szCs w:val="26"/>
          <w:lang w:val="en-US"/>
        </w:rPr>
        <w:t xml:space="preserve"> (&gt;= 3 </w:t>
      </w:r>
      <w:proofErr w:type="spellStart"/>
      <w:r>
        <w:rPr>
          <w:rFonts w:eastAsia="Calibri"/>
          <w:szCs w:val="26"/>
          <w:lang w:val="en-US"/>
        </w:rPr>
        <w:t>năm</w:t>
      </w:r>
      <w:proofErr w:type="spellEnd"/>
      <w:r>
        <w:rPr>
          <w:rFonts w:eastAsia="Calibri"/>
          <w:szCs w:val="26"/>
          <w:lang w:val="en-US"/>
        </w:rPr>
        <w:t xml:space="preserve">). </w:t>
      </w:r>
      <w:proofErr w:type="spellStart"/>
      <w:r>
        <w:rPr>
          <w:rFonts w:eastAsia="Calibri"/>
          <w:szCs w:val="26"/>
          <w:lang w:val="en-US"/>
        </w:rPr>
        <w:t>Tuy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nhiên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nhân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viên</w:t>
      </w:r>
      <w:proofErr w:type="spellEnd"/>
      <w:r>
        <w:rPr>
          <w:rFonts w:eastAsia="Calibri"/>
          <w:szCs w:val="26"/>
          <w:lang w:val="en-US"/>
        </w:rPr>
        <w:t xml:space="preserve"> A </w:t>
      </w:r>
      <w:proofErr w:type="spellStart"/>
      <w:r>
        <w:rPr>
          <w:rFonts w:eastAsia="Calibri"/>
          <w:szCs w:val="26"/>
          <w:lang w:val="en-US"/>
        </w:rPr>
        <w:t>chưa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làm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ngay</w:t>
      </w:r>
      <w:proofErr w:type="spellEnd"/>
      <w:r>
        <w:rPr>
          <w:rFonts w:eastAsia="Calibri"/>
          <w:szCs w:val="26"/>
          <w:lang w:val="en-US"/>
        </w:rPr>
        <w:t>.</w:t>
      </w:r>
    </w:p>
    <w:p w14:paraId="314C5C32" w14:textId="77777777" w:rsidR="006C1EA5" w:rsidRDefault="00C07DF4">
      <w:pPr>
        <w:numPr>
          <w:ilvl w:val="1"/>
          <w:numId w:val="10"/>
        </w:numPr>
        <w:spacing w:before="100" w:beforeAutospacing="1" w:after="100" w:afterAutospacing="1" w:line="256" w:lineRule="auto"/>
        <w:contextualSpacing/>
        <w:rPr>
          <w:rFonts w:eastAsia="Calibri"/>
          <w:b/>
          <w:bCs/>
          <w:szCs w:val="26"/>
          <w:lang w:val="en-US"/>
        </w:rPr>
      </w:pPr>
      <w:r>
        <w:rPr>
          <w:rFonts w:eastAsia="Calibri"/>
          <w:szCs w:val="26"/>
          <w:lang w:val="en-US"/>
        </w:rPr>
        <w:t xml:space="preserve">Sau </w:t>
      </w:r>
      <w:proofErr w:type="spellStart"/>
      <w:r>
        <w:rPr>
          <w:rFonts w:eastAsia="Calibri"/>
          <w:szCs w:val="26"/>
          <w:lang w:val="en-US"/>
        </w:rPr>
        <w:t>đó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khoảng</w:t>
      </w:r>
      <w:proofErr w:type="spellEnd"/>
      <w:r>
        <w:rPr>
          <w:rFonts w:eastAsia="Calibri"/>
          <w:szCs w:val="26"/>
          <w:lang w:val="en-US"/>
        </w:rPr>
        <w:t xml:space="preserve"> 1 </w:t>
      </w:r>
      <w:proofErr w:type="spellStart"/>
      <w:r>
        <w:rPr>
          <w:rFonts w:eastAsia="Calibri"/>
          <w:szCs w:val="26"/>
          <w:lang w:val="en-US"/>
        </w:rPr>
        <w:t>tiếng</w:t>
      </w:r>
      <w:proofErr w:type="spellEnd"/>
      <w:r>
        <w:rPr>
          <w:rFonts w:eastAsia="Calibri"/>
          <w:szCs w:val="26"/>
          <w:lang w:val="en-US"/>
        </w:rPr>
        <w:t xml:space="preserve">, </w:t>
      </w:r>
      <w:proofErr w:type="spellStart"/>
      <w:r>
        <w:rPr>
          <w:rFonts w:eastAsia="Calibri"/>
          <w:szCs w:val="26"/>
          <w:lang w:val="en-US"/>
        </w:rPr>
        <w:t>nhân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viên</w:t>
      </w:r>
      <w:proofErr w:type="spellEnd"/>
      <w:r>
        <w:rPr>
          <w:rFonts w:eastAsia="Calibri"/>
          <w:szCs w:val="26"/>
          <w:lang w:val="en-US"/>
        </w:rPr>
        <w:t xml:space="preserve"> A </w:t>
      </w:r>
      <w:proofErr w:type="spellStart"/>
      <w:r>
        <w:rPr>
          <w:rFonts w:eastAsia="Calibri"/>
          <w:szCs w:val="26"/>
          <w:lang w:val="en-US"/>
        </w:rPr>
        <w:t>lúc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này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bắt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đầu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xóa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hợp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đồng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mà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sếp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nãy</w:t>
      </w:r>
      <w:proofErr w:type="spellEnd"/>
      <w:r>
        <w:rPr>
          <w:rFonts w:eastAsia="Calibri"/>
          <w:szCs w:val="26"/>
          <w:lang w:val="en-US"/>
        </w:rPr>
        <w:t xml:space="preserve">. </w:t>
      </w:r>
      <w:proofErr w:type="spellStart"/>
      <w:r>
        <w:rPr>
          <w:rFonts w:eastAsia="Calibri"/>
          <w:szCs w:val="26"/>
          <w:lang w:val="en-US"/>
        </w:rPr>
        <w:t>Đồng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thời</w:t>
      </w:r>
      <w:proofErr w:type="spellEnd"/>
      <w:r>
        <w:rPr>
          <w:rFonts w:eastAsia="Calibri"/>
          <w:szCs w:val="26"/>
          <w:lang w:val="en-US"/>
        </w:rPr>
        <w:t xml:space="preserve">, </w:t>
      </w:r>
      <w:proofErr w:type="spellStart"/>
      <w:r>
        <w:rPr>
          <w:rFonts w:eastAsia="Calibri"/>
          <w:szCs w:val="26"/>
          <w:lang w:val="en-US"/>
        </w:rPr>
        <w:t>nhân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viên</w:t>
      </w:r>
      <w:proofErr w:type="spellEnd"/>
      <w:r>
        <w:rPr>
          <w:rFonts w:eastAsia="Calibri"/>
          <w:szCs w:val="26"/>
          <w:lang w:val="en-US"/>
        </w:rPr>
        <w:t xml:space="preserve"> B </w:t>
      </w:r>
      <w:proofErr w:type="spellStart"/>
      <w:r>
        <w:rPr>
          <w:rFonts w:eastAsia="Calibri"/>
          <w:szCs w:val="26"/>
          <w:lang w:val="en-US"/>
        </w:rPr>
        <w:t>khi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truy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cập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vào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cơ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sở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dữ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liệu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thì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thấy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hợp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đồng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của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đối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tác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abc</w:t>
      </w:r>
      <w:proofErr w:type="spellEnd"/>
      <w:r>
        <w:rPr>
          <w:rFonts w:eastAsia="Calibri"/>
          <w:szCs w:val="26"/>
          <w:lang w:val="en-US"/>
        </w:rPr>
        <w:t xml:space="preserve">” </w:t>
      </w:r>
      <w:proofErr w:type="spellStart"/>
      <w:r>
        <w:rPr>
          <w:rFonts w:eastAsia="Calibri"/>
          <w:szCs w:val="26"/>
          <w:lang w:val="en-US"/>
        </w:rPr>
        <w:t>quá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hơn</w:t>
      </w:r>
      <w:proofErr w:type="spellEnd"/>
      <w:r>
        <w:rPr>
          <w:rFonts w:eastAsia="Calibri"/>
          <w:szCs w:val="26"/>
          <w:lang w:val="en-US"/>
        </w:rPr>
        <w:t xml:space="preserve"> 3 </w:t>
      </w:r>
      <w:proofErr w:type="spellStart"/>
      <w:r>
        <w:rPr>
          <w:rFonts w:eastAsia="Calibri"/>
          <w:szCs w:val="26"/>
          <w:lang w:val="en-US"/>
        </w:rPr>
        <w:t>năm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nên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nhân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viên</w:t>
      </w:r>
      <w:proofErr w:type="spellEnd"/>
      <w:r>
        <w:rPr>
          <w:rFonts w:eastAsia="Calibri"/>
          <w:szCs w:val="26"/>
          <w:lang w:val="en-US"/>
        </w:rPr>
        <w:t xml:space="preserve"> B </w:t>
      </w:r>
      <w:proofErr w:type="spellStart"/>
      <w:r>
        <w:rPr>
          <w:rFonts w:eastAsia="Calibri"/>
          <w:szCs w:val="26"/>
          <w:lang w:val="en-US"/>
        </w:rPr>
        <w:t>tự</w:t>
      </w:r>
      <w:proofErr w:type="spellEnd"/>
      <w:r>
        <w:rPr>
          <w:rFonts w:eastAsia="Calibri"/>
          <w:szCs w:val="26"/>
          <w:lang w:val="en-US"/>
        </w:rPr>
        <w:t xml:space="preserve"> ý </w:t>
      </w:r>
      <w:proofErr w:type="spellStart"/>
      <w:r>
        <w:rPr>
          <w:rFonts w:eastAsia="Calibri"/>
          <w:szCs w:val="26"/>
          <w:lang w:val="en-US"/>
        </w:rPr>
        <w:t>xóa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hợp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đồng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của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đối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tác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abc</w:t>
      </w:r>
      <w:proofErr w:type="spellEnd"/>
      <w:r>
        <w:rPr>
          <w:rFonts w:eastAsia="Calibri"/>
          <w:szCs w:val="26"/>
          <w:lang w:val="en-US"/>
        </w:rPr>
        <w:t xml:space="preserve">” </w:t>
      </w:r>
      <w:proofErr w:type="spellStart"/>
      <w:r>
        <w:rPr>
          <w:rFonts w:eastAsia="Calibri"/>
          <w:szCs w:val="26"/>
          <w:lang w:val="en-US"/>
        </w:rPr>
        <w:t>mà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không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báo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cho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sếp</w:t>
      </w:r>
      <w:proofErr w:type="spellEnd"/>
      <w:r>
        <w:rPr>
          <w:rFonts w:eastAsia="Calibri"/>
          <w:szCs w:val="26"/>
          <w:lang w:val="en-US"/>
        </w:rPr>
        <w:t>.</w:t>
      </w:r>
    </w:p>
    <w:p w14:paraId="5979B311" w14:textId="77777777" w:rsidR="006C1EA5" w:rsidRDefault="006C1EA5">
      <w:pPr>
        <w:numPr>
          <w:ilvl w:val="1"/>
          <w:numId w:val="10"/>
        </w:numPr>
        <w:spacing w:before="100" w:beforeAutospacing="1" w:after="100" w:afterAutospacing="1" w:line="256" w:lineRule="auto"/>
        <w:contextualSpacing/>
        <w:rPr>
          <w:rFonts w:eastAsia="Calibri"/>
          <w:b/>
          <w:bCs/>
          <w:szCs w:val="26"/>
          <w:lang w:val="en-US"/>
        </w:rPr>
      </w:pPr>
    </w:p>
    <w:tbl>
      <w:tblPr>
        <w:tblStyle w:val="TableGrid3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3133"/>
        <w:gridCol w:w="3242"/>
      </w:tblGrid>
      <w:tr w:rsidR="006C1EA5" w14:paraId="693B991E" w14:textId="77777777">
        <w:tc>
          <w:tcPr>
            <w:tcW w:w="44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CD78944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T1 –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Nhân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viên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A</w:t>
            </w:r>
          </w:p>
        </w:tc>
        <w:tc>
          <w:tcPr>
            <w:tcW w:w="4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3B9B35E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T2 –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Nhân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viên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B</w:t>
            </w:r>
          </w:p>
        </w:tc>
        <w:tc>
          <w:tcPr>
            <w:tcW w:w="6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2309CB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Ghi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6C1EA5" w14:paraId="28B41DB9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E6E151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h.MaHD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HOP_DONG h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abc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’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2B596F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A12E7D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Kiểm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tồn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tại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hay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nếu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rollback</w:t>
            </w:r>
          </w:p>
          <w:p w14:paraId="325602BF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kiểm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thấy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select ra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dòng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=&gt;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tồn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tại</w:t>
            </w:r>
            <w:proofErr w:type="spellEnd"/>
          </w:p>
        </w:tc>
      </w:tr>
      <w:tr w:rsidR="006C1EA5" w14:paraId="4294F78D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0E50EDC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E77E0CC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h.MaHD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HOP_DONG h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abc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’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7F7A18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Kiểm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xem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tồn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tại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hay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nếu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rollback</w:t>
            </w:r>
          </w:p>
          <w:p w14:paraId="61FD042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kiểm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thấy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select ra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dòng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=&gt;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tồn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tại</w:t>
            </w:r>
            <w:proofErr w:type="spellEnd"/>
          </w:p>
        </w:tc>
      </w:tr>
      <w:tr w:rsidR="006C1EA5" w14:paraId="62198B8D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7E9BC94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CF46A3D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SET @mahd = (SELECT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h.MaHD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HOP_DONG h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abc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’)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79C4BED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để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lấy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ứng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với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truyền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vào</w:t>
            </w:r>
            <w:proofErr w:type="spellEnd"/>
          </w:p>
        </w:tc>
      </w:tr>
      <w:tr w:rsidR="006C1EA5" w14:paraId="7CC5DCE5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90B92DE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C0DFEA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DELETE FROM CT_HOPDONG</w:t>
            </w:r>
          </w:p>
          <w:p w14:paraId="5FF01D3F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@mahd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99ED10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dòng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ứng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với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vừa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select ở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trong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chi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tiết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</w:p>
        </w:tc>
      </w:tr>
      <w:tr w:rsidR="006C1EA5" w14:paraId="2460200E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B837D9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F436702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DELETE FROM HOP_DONG</w:t>
            </w:r>
          </w:p>
          <w:p w14:paraId="47D39623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@mahd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B33917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dòng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ứng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với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vừa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select ở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trong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</w:p>
        </w:tc>
      </w:tr>
      <w:tr w:rsidR="006C1EA5" w14:paraId="1608D8D5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6BA77CE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A92CE9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COMMIT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D0C2589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commit</w:t>
            </w:r>
          </w:p>
        </w:tc>
      </w:tr>
      <w:tr w:rsidR="006C1EA5" w14:paraId="11EAD7B0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C73119B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SET @mahd = (SELECT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h.MaHD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HOP_DONG h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abc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’)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5776A49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135397B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để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lấy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ứng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với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truyền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nhưng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thấy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một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dòng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liệu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nào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cả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do T2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vừa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xóa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trước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đó</w:t>
            </w:r>
            <w:proofErr w:type="spellEnd"/>
          </w:p>
        </w:tc>
      </w:tr>
      <w:tr w:rsidR="006C1EA5" w14:paraId="0B711650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96130A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DELETE FROM CT_HOPDONG</w:t>
            </w:r>
          </w:p>
          <w:p w14:paraId="2094A64D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@mahd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1BCA8D3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DA559C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dòng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ứng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với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vừa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select ở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trong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chi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tiết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nhưng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dụng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gì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do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xóa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bởi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T2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trước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đó</w:t>
            </w:r>
            <w:proofErr w:type="spellEnd"/>
          </w:p>
        </w:tc>
      </w:tr>
      <w:tr w:rsidR="006C1EA5" w14:paraId="34D3367A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C71B35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DELETE FROM HOP_DONG</w:t>
            </w:r>
          </w:p>
          <w:p w14:paraId="00F9AD8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MaHD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@mahd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582F23B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B93814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dòng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dữ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liệu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ứng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với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vừa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select ở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trong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nhưng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dụng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gì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do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hợp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đồng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xóa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bởi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T2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trước</w:t>
            </w:r>
            <w:proofErr w:type="spellEnd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đó</w:t>
            </w:r>
            <w:proofErr w:type="spellEnd"/>
          </w:p>
        </w:tc>
      </w:tr>
      <w:tr w:rsidR="006C1EA5" w14:paraId="74CEE170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5DDAAF0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COMMIT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F38337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FFDC080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commit</w:t>
            </w:r>
          </w:p>
        </w:tc>
      </w:tr>
    </w:tbl>
    <w:p w14:paraId="3FAB781A" w14:textId="77777777" w:rsidR="006C1EA5" w:rsidRDefault="006C1EA5">
      <w:pPr>
        <w:rPr>
          <w:szCs w:val="26"/>
          <w:lang w:val="en-US"/>
        </w:rPr>
      </w:pPr>
    </w:p>
    <w:p w14:paraId="302B655F" w14:textId="77777777" w:rsidR="006C1EA5" w:rsidRDefault="00C07DF4">
      <w:pPr>
        <w:pStyle w:val="Heading3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       </w:t>
      </w:r>
      <w:bookmarkStart w:id="34" w:name="_Toc88495261"/>
      <w:r>
        <w:rPr>
          <w:sz w:val="26"/>
          <w:szCs w:val="26"/>
          <w:lang w:val="en-US"/>
        </w:rPr>
        <w:t>7.5. Deadlock</w:t>
      </w:r>
      <w:bookmarkEnd w:id="34"/>
    </w:p>
    <w:p w14:paraId="0BDCC4E2" w14:textId="77777777" w:rsidR="006C1EA5" w:rsidRDefault="00C07DF4">
      <w:pPr>
        <w:pStyle w:val="Heading3"/>
        <w:rPr>
          <w:rFonts w:eastAsia="Calibri"/>
          <w:sz w:val="26"/>
          <w:szCs w:val="26"/>
        </w:rPr>
      </w:pPr>
      <w:r>
        <w:rPr>
          <w:rFonts w:eastAsia="Calibri"/>
          <w:szCs w:val="26"/>
        </w:rPr>
        <w:t xml:space="preserve">          </w:t>
      </w:r>
      <w:bookmarkStart w:id="35" w:name="_Toc88495262"/>
      <w:r>
        <w:rPr>
          <w:rFonts w:eastAsia="Calibri"/>
          <w:sz w:val="26"/>
          <w:szCs w:val="26"/>
        </w:rPr>
        <w:t xml:space="preserve">7.5.1. </w:t>
      </w:r>
      <w:proofErr w:type="spellStart"/>
      <w:r>
        <w:rPr>
          <w:rFonts w:eastAsia="Calibri"/>
          <w:sz w:val="26"/>
          <w:szCs w:val="26"/>
        </w:rPr>
        <w:t>Converson</w:t>
      </w:r>
      <w:proofErr w:type="spellEnd"/>
      <w:r>
        <w:rPr>
          <w:rFonts w:eastAsia="Calibri"/>
          <w:sz w:val="26"/>
          <w:szCs w:val="26"/>
        </w:rPr>
        <w:t xml:space="preserve"> Deadlock:</w:t>
      </w:r>
      <w:bookmarkEnd w:id="35"/>
      <w:r>
        <w:rPr>
          <w:rFonts w:eastAsia="Calibri"/>
          <w:sz w:val="26"/>
          <w:szCs w:val="26"/>
        </w:rPr>
        <w:t xml:space="preserve"> </w:t>
      </w:r>
    </w:p>
    <w:p w14:paraId="2F79BDA3" w14:textId="77777777" w:rsidR="006C1EA5" w:rsidRDefault="00C07DF4">
      <w:pPr>
        <w:pStyle w:val="Heading3"/>
        <w:numPr>
          <w:ilvl w:val="0"/>
          <w:numId w:val="7"/>
        </w:numPr>
        <w:rPr>
          <w:rFonts w:eastAsia="Calibri"/>
          <w:sz w:val="26"/>
          <w:szCs w:val="26"/>
          <w:lang w:val="en-US"/>
        </w:rPr>
      </w:pPr>
      <w:bookmarkStart w:id="36" w:name="_Toc88495263"/>
      <w:r>
        <w:rPr>
          <w:rFonts w:eastAsia="Calibri"/>
          <w:sz w:val="26"/>
          <w:szCs w:val="26"/>
          <w:lang w:val="en-US"/>
        </w:rPr>
        <w:t>TEST CASE 1:</w:t>
      </w:r>
      <w:bookmarkEnd w:id="36"/>
    </w:p>
    <w:p w14:paraId="6C6CDE25" w14:textId="77777777" w:rsidR="006C1EA5" w:rsidRDefault="00C07DF4">
      <w:pPr>
        <w:spacing w:before="100" w:beforeAutospacing="1" w:after="100" w:afterAutospacing="1" w:line="256" w:lineRule="auto"/>
        <w:rPr>
          <w:rFonts w:eastAsia="Calibri"/>
          <w:szCs w:val="26"/>
          <w:lang w:val="en-US"/>
        </w:rPr>
      </w:pPr>
      <w:proofErr w:type="spellStart"/>
      <w:r>
        <w:rPr>
          <w:rFonts w:eastAsia="Calibri"/>
          <w:szCs w:val="26"/>
          <w:lang w:val="en-US"/>
        </w:rPr>
        <w:t>Mô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huống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tranh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chấp</w:t>
      </w:r>
      <w:proofErr w:type="spellEnd"/>
      <w:r>
        <w:rPr>
          <w:rFonts w:eastAsia="Calibri"/>
          <w:szCs w:val="26"/>
          <w:lang w:val="en-US"/>
        </w:rPr>
        <w:t>:</w:t>
      </w:r>
    </w:p>
    <w:p w14:paraId="279319AB" w14:textId="77777777" w:rsidR="006C1EA5" w:rsidRDefault="00C07DF4">
      <w:pPr>
        <w:spacing w:before="100" w:beforeAutospacing="1" w:after="100" w:afterAutospacing="1" w:line="256" w:lineRule="auto"/>
        <w:rPr>
          <w:rFonts w:eastAsia="Calibri"/>
          <w:szCs w:val="26"/>
          <w:lang w:val="en-US"/>
        </w:rPr>
      </w:pPr>
      <w:proofErr w:type="spellStart"/>
      <w:r>
        <w:rPr>
          <w:rFonts w:eastAsia="Calibri"/>
          <w:szCs w:val="26"/>
          <w:lang w:val="en-US"/>
        </w:rPr>
        <w:lastRenderedPageBreak/>
        <w:t>Giả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sử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có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mã</w:t>
      </w:r>
      <w:proofErr w:type="spellEnd"/>
      <w:r>
        <w:rPr>
          <w:rFonts w:eastAsia="Calibri"/>
          <w:szCs w:val="26"/>
          <w:lang w:val="en-US"/>
        </w:rPr>
        <w:t xml:space="preserve"> </w:t>
      </w:r>
      <w:r>
        <w:rPr>
          <w:rFonts w:eastAsia="Calibri"/>
          <w:i/>
          <w:iCs/>
          <w:szCs w:val="26"/>
          <w:lang w:val="en-US"/>
        </w:rPr>
        <w:t>X</w:t>
      </w:r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xuất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một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kho</w:t>
      </w:r>
      <w:proofErr w:type="spellEnd"/>
      <w:r>
        <w:rPr>
          <w:rFonts w:eastAsia="Calibri"/>
          <w:szCs w:val="26"/>
          <w:lang w:val="en-US"/>
        </w:rPr>
        <w:t xml:space="preserve"> (</w:t>
      </w:r>
      <w:proofErr w:type="spellStart"/>
      <w:r>
        <w:rPr>
          <w:rFonts w:eastAsia="Calibri"/>
          <w:szCs w:val="26"/>
          <w:lang w:val="en-US"/>
        </w:rPr>
        <w:t>Ví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dụ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tên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là</w:t>
      </w:r>
      <w:proofErr w:type="spellEnd"/>
      <w:r>
        <w:rPr>
          <w:rFonts w:eastAsia="Calibri"/>
          <w:szCs w:val="26"/>
          <w:lang w:val="en-US"/>
        </w:rPr>
        <w:t xml:space="preserve">: </w:t>
      </w:r>
      <w:proofErr w:type="spellStart"/>
      <w:r>
        <w:rPr>
          <w:rFonts w:eastAsia="Calibri"/>
          <w:szCs w:val="26"/>
          <w:lang w:val="en-US"/>
        </w:rPr>
        <w:t>Mê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linh</w:t>
      </w:r>
      <w:proofErr w:type="spellEnd"/>
      <w:r>
        <w:rPr>
          <w:rFonts w:eastAsia="Calibri"/>
          <w:szCs w:val="26"/>
          <w:lang w:val="en-US"/>
        </w:rPr>
        <w:t xml:space="preserve">, </w:t>
      </w:r>
      <w:proofErr w:type="spellStart"/>
      <w:r>
        <w:rPr>
          <w:rFonts w:eastAsia="Calibri"/>
          <w:szCs w:val="26"/>
          <w:lang w:val="en-US"/>
        </w:rPr>
        <w:t>Hà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Nội</w:t>
      </w:r>
      <w:proofErr w:type="spellEnd"/>
      <w:r>
        <w:rPr>
          <w:rFonts w:eastAsia="Calibri"/>
          <w:szCs w:val="26"/>
          <w:lang w:val="en-US"/>
        </w:rPr>
        <w:t xml:space="preserve">), </w:t>
      </w:r>
      <w:proofErr w:type="spellStart"/>
      <w:r>
        <w:rPr>
          <w:rFonts w:eastAsia="Calibri"/>
          <w:szCs w:val="26"/>
          <w:lang w:val="en-US"/>
        </w:rPr>
        <w:t>lúc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này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đối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tác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tìm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có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mã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là</w:t>
      </w:r>
      <w:proofErr w:type="spellEnd"/>
      <w:r>
        <w:rPr>
          <w:rFonts w:eastAsia="Calibri"/>
          <w:szCs w:val="26"/>
          <w:lang w:val="en-US"/>
        </w:rPr>
        <w:t xml:space="preserve"> </w:t>
      </w:r>
      <w:r>
        <w:rPr>
          <w:rFonts w:eastAsia="Calibri"/>
          <w:i/>
          <w:iCs/>
          <w:szCs w:val="26"/>
          <w:lang w:val="en-US"/>
        </w:rPr>
        <w:t xml:space="preserve">X </w:t>
      </w:r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đó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để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kiểm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tra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có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trong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không</w:t>
      </w:r>
      <w:proofErr w:type="spellEnd"/>
      <w:r>
        <w:rPr>
          <w:rFonts w:eastAsia="Calibri"/>
          <w:szCs w:val="26"/>
          <w:lang w:val="en-US"/>
        </w:rPr>
        <w:t xml:space="preserve">, </w:t>
      </w:r>
      <w:proofErr w:type="spellStart"/>
      <w:r>
        <w:rPr>
          <w:rFonts w:eastAsia="Calibri"/>
          <w:szCs w:val="26"/>
          <w:lang w:val="en-US"/>
        </w:rPr>
        <w:t>sau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đó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đối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tác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sẽ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cập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nhật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trạng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r>
        <w:rPr>
          <w:rFonts w:eastAsia="Calibri"/>
          <w:i/>
          <w:iCs/>
          <w:szCs w:val="26"/>
          <w:lang w:val="en-US"/>
        </w:rPr>
        <w:t xml:space="preserve">X </w:t>
      </w:r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thành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xuất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Mê</w:t>
      </w:r>
      <w:proofErr w:type="spellEnd"/>
      <w:r>
        <w:rPr>
          <w:rFonts w:eastAsia="Calibri"/>
          <w:szCs w:val="26"/>
          <w:lang w:val="en-US"/>
        </w:rPr>
        <w:t xml:space="preserve"> Linh, </w:t>
      </w:r>
      <w:proofErr w:type="spellStart"/>
      <w:r>
        <w:rPr>
          <w:rFonts w:eastAsia="Calibri"/>
          <w:szCs w:val="26"/>
          <w:lang w:val="en-US"/>
        </w:rPr>
        <w:t>Hà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Nội</w:t>
      </w:r>
      <w:proofErr w:type="spellEnd"/>
      <w:r>
        <w:rPr>
          <w:rFonts w:eastAsia="Calibri"/>
          <w:szCs w:val="26"/>
          <w:lang w:val="en-US"/>
        </w:rPr>
        <w:t xml:space="preserve">”. </w:t>
      </w:r>
      <w:proofErr w:type="spellStart"/>
      <w:r>
        <w:rPr>
          <w:rFonts w:eastAsia="Calibri"/>
          <w:szCs w:val="26"/>
          <w:lang w:val="en-US"/>
        </w:rPr>
        <w:t>Tuy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nhiên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cùng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lúc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đó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nhận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, </w:t>
      </w:r>
      <w:proofErr w:type="spellStart"/>
      <w:r>
        <w:rPr>
          <w:rFonts w:eastAsia="Calibri"/>
          <w:szCs w:val="26"/>
          <w:lang w:val="en-US"/>
        </w:rPr>
        <w:t>thì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tài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xế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sẽ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đọc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lên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thông</w:t>
      </w:r>
      <w:proofErr w:type="spellEnd"/>
      <w:r>
        <w:rPr>
          <w:rFonts w:eastAsia="Calibri"/>
          <w:szCs w:val="26"/>
          <w:lang w:val="en-US"/>
        </w:rPr>
        <w:t xml:space="preserve"> tin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để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lên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kế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hoạch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đồng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thời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cập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nhật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trạng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thành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Tài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xế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nhận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>”.</w:t>
      </w:r>
    </w:p>
    <w:tbl>
      <w:tblPr>
        <w:tblStyle w:val="TableGrid4"/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3119"/>
        <w:gridCol w:w="3256"/>
      </w:tblGrid>
      <w:tr w:rsidR="006C1EA5" w14:paraId="61D8539A" w14:textId="77777777">
        <w:tc>
          <w:tcPr>
            <w:tcW w:w="2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14C8212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 _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</w:p>
        </w:tc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F26DB48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_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xế</w:t>
            </w:r>
            <w:proofErr w:type="spellEnd"/>
          </w:p>
        </w:tc>
        <w:tc>
          <w:tcPr>
            <w:tcW w:w="3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0B744D5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Ghi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Chú</w:t>
            </w:r>
            <w:proofErr w:type="spellEnd"/>
          </w:p>
        </w:tc>
      </w:tr>
      <w:tr w:rsidR="006C1EA5" w14:paraId="6F9E13E7" w14:textId="77777777">
        <w:tc>
          <w:tcPr>
            <w:tcW w:w="6088" w:type="dxa"/>
            <w:gridSpan w:val="2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0C2BF0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TRAN  ISOLATION  LEVEL  SERIALIZABLE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FE6CBB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mức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Serializable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hai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.</w:t>
            </w:r>
          </w:p>
        </w:tc>
      </w:tr>
      <w:tr w:rsidR="006C1EA5" w14:paraId="7FA3B97D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E6E7A2F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Shared_Lock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(DON_HANG)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F521AE5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BDE710C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xin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đọc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chưa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nào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chiếm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.</w:t>
            </w:r>
          </w:p>
        </w:tc>
      </w:tr>
      <w:tr w:rsidR="006C1EA5" w14:paraId="03469F1E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0FF25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IF EXISTS  (Select * From DON_HANG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@madt AND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@madh);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9D0A5E2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78A45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đọc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chiếm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shared lock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trước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.</w:t>
            </w:r>
          </w:p>
        </w:tc>
      </w:tr>
      <w:tr w:rsidR="006C1EA5" w14:paraId="4503DF1F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52E3C4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1F8B3F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Shared_lock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(DON_HANG)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1BF7F2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xin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đọc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bị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chiếm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với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shared lock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thể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chiếm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cùng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lúc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.</w:t>
            </w:r>
          </w:p>
        </w:tc>
      </w:tr>
      <w:tr w:rsidR="006C1EA5" w14:paraId="48B56DB4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0938ACB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740621D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TenDuong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From DON_HANG 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@madh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C00E09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đọc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chiếm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đọc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trước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. </w:t>
            </w:r>
          </w:p>
        </w:tc>
      </w:tr>
      <w:tr w:rsidR="006C1EA5" w14:paraId="3C7DF729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33E72AC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DC219FC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Exclusive_Lock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(DON_HANG)</w:t>
            </w:r>
          </w:p>
          <w:p w14:paraId="5A6BA8CB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 DON_HANG (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)</w:t>
            </w:r>
          </w:p>
          <w:p w14:paraId="6F376230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“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”</w:t>
            </w:r>
          </w:p>
          <w:p w14:paraId="3ABEC19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@madh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15F5A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thể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xin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ghi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bị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chiếm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đọc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trước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bởi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T1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T2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trước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do 2 transaction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đều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đang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ở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mức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Serializable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hai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đều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giữ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đến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cuối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Lúc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này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chưa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hoàn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chưa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đọc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.</w:t>
            </w:r>
          </w:p>
        </w:tc>
      </w:tr>
      <w:tr w:rsidR="006C1EA5" w14:paraId="788D01D8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7FC48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Exclusive_Lock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(DON_HANG)</w:t>
            </w:r>
          </w:p>
          <w:p w14:paraId="0BA32059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lastRenderedPageBreak/>
              <w:t>UPDATE DON_HANG (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)</w:t>
            </w:r>
          </w:p>
          <w:p w14:paraId="0C1CBDB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“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xuất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Mê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Linh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Nội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”</w:t>
            </w:r>
          </w:p>
          <w:p w14:paraId="45A7D97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@madh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34EBA51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E4E9A9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cũng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thể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xin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ghi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do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lastRenderedPageBreak/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bị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chiếm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bởi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đọc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. </w:t>
            </w:r>
          </w:p>
        </w:tc>
      </w:tr>
    </w:tbl>
    <w:p w14:paraId="548CB2C1" w14:textId="77777777" w:rsidR="006C1EA5" w:rsidRDefault="00C07DF4">
      <w:pPr>
        <w:spacing w:before="100" w:beforeAutospacing="1" w:after="100" w:afterAutospacing="1" w:line="256" w:lineRule="auto"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lastRenderedPageBreak/>
        <w:t xml:space="preserve"> </w:t>
      </w:r>
    </w:p>
    <w:p w14:paraId="34B2768C" w14:textId="77777777" w:rsidR="006C1EA5" w:rsidRDefault="00C07DF4">
      <w:pPr>
        <w:pStyle w:val="Heading3"/>
        <w:rPr>
          <w:rFonts w:eastAsia="Calibri"/>
          <w:sz w:val="26"/>
          <w:szCs w:val="26"/>
          <w:lang w:val="en-US"/>
        </w:rPr>
      </w:pPr>
      <w:r>
        <w:rPr>
          <w:rFonts w:eastAsia="Calibri"/>
          <w:szCs w:val="26"/>
          <w:lang w:val="en-US"/>
        </w:rPr>
        <w:t xml:space="preserve">           </w:t>
      </w:r>
      <w:bookmarkStart w:id="37" w:name="_Toc88495264"/>
      <w:r>
        <w:rPr>
          <w:rFonts w:eastAsia="Calibri"/>
          <w:sz w:val="26"/>
          <w:szCs w:val="26"/>
          <w:lang w:val="en-US"/>
        </w:rPr>
        <w:t>7.5.2. Cycle Deadlock:</w:t>
      </w:r>
      <w:bookmarkEnd w:id="37"/>
    </w:p>
    <w:p w14:paraId="3D7AA9EF" w14:textId="77777777" w:rsidR="006C1EA5" w:rsidRDefault="00C07DF4">
      <w:pPr>
        <w:pStyle w:val="Heading3"/>
        <w:numPr>
          <w:ilvl w:val="0"/>
          <w:numId w:val="7"/>
        </w:numPr>
        <w:rPr>
          <w:rFonts w:eastAsia="Calibri"/>
          <w:sz w:val="26"/>
          <w:szCs w:val="26"/>
          <w:lang w:val="en-US"/>
        </w:rPr>
      </w:pPr>
      <w:bookmarkStart w:id="38" w:name="_Toc88495265"/>
      <w:r>
        <w:rPr>
          <w:rFonts w:eastAsia="Calibri"/>
          <w:sz w:val="26"/>
          <w:szCs w:val="26"/>
          <w:lang w:val="en-US"/>
        </w:rPr>
        <w:t>TEST CASE 2:</w:t>
      </w:r>
      <w:bookmarkEnd w:id="38"/>
    </w:p>
    <w:p w14:paraId="25D5FDD5" w14:textId="77777777" w:rsidR="006C1EA5" w:rsidRDefault="00C07DF4">
      <w:pPr>
        <w:spacing w:before="100" w:beforeAutospacing="1" w:after="100" w:afterAutospacing="1" w:line="256" w:lineRule="auto"/>
        <w:rPr>
          <w:rFonts w:eastAsia="Calibri"/>
          <w:szCs w:val="26"/>
          <w:lang w:val="en-US"/>
        </w:rPr>
      </w:pPr>
      <w:proofErr w:type="spellStart"/>
      <w:r>
        <w:rPr>
          <w:rFonts w:eastAsia="Calibri"/>
          <w:szCs w:val="26"/>
          <w:lang w:val="en-US"/>
        </w:rPr>
        <w:t>Mô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huống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tranh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chấp</w:t>
      </w:r>
      <w:proofErr w:type="spellEnd"/>
      <w:r>
        <w:rPr>
          <w:rFonts w:eastAsia="Calibri"/>
          <w:szCs w:val="26"/>
          <w:lang w:val="en-US"/>
        </w:rPr>
        <w:t xml:space="preserve">: </w:t>
      </w:r>
    </w:p>
    <w:p w14:paraId="1D779D36" w14:textId="77777777" w:rsidR="006C1EA5" w:rsidRDefault="00C07DF4">
      <w:pPr>
        <w:spacing w:before="100" w:beforeAutospacing="1" w:after="100" w:afterAutospacing="1" w:line="256" w:lineRule="auto"/>
        <w:rPr>
          <w:rFonts w:eastAsia="Calibri"/>
          <w:szCs w:val="26"/>
          <w:lang w:val="en-US"/>
        </w:rPr>
      </w:pPr>
      <w:proofErr w:type="spellStart"/>
      <w:r>
        <w:rPr>
          <w:rFonts w:eastAsia="Calibri"/>
          <w:szCs w:val="26"/>
          <w:lang w:val="en-US"/>
        </w:rPr>
        <w:t>Giả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sử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tài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xế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chọn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một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để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, </w:t>
      </w:r>
      <w:proofErr w:type="spellStart"/>
      <w:r>
        <w:rPr>
          <w:rFonts w:eastAsia="Calibri"/>
          <w:szCs w:val="26"/>
          <w:lang w:val="en-US"/>
        </w:rPr>
        <w:t>tài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xế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sẽ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thêm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đó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vào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bảng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đồng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thời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tài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xế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cũng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sẽ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cập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nhật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trạng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là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Đã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nhận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”. </w:t>
      </w:r>
      <w:proofErr w:type="spellStart"/>
      <w:r>
        <w:rPr>
          <w:rFonts w:eastAsia="Calibri"/>
          <w:szCs w:val="26"/>
          <w:lang w:val="en-US"/>
        </w:rPr>
        <w:t>Cùng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lúc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đó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thì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đối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tác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cũng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cập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nhật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tình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trạng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là</w:t>
      </w:r>
      <w:proofErr w:type="spellEnd"/>
      <w:r>
        <w:rPr>
          <w:rFonts w:eastAsia="Calibri"/>
          <w:szCs w:val="26"/>
          <w:lang w:val="en-US"/>
        </w:rPr>
        <w:t xml:space="preserve"> “</w:t>
      </w:r>
      <w:proofErr w:type="spellStart"/>
      <w:r>
        <w:rPr>
          <w:rFonts w:eastAsia="Calibri"/>
          <w:szCs w:val="26"/>
          <w:lang w:val="en-US"/>
        </w:rPr>
        <w:t>Đã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xuất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kho</w:t>
      </w:r>
      <w:proofErr w:type="spellEnd"/>
      <w:r>
        <w:rPr>
          <w:rFonts w:eastAsia="Calibri"/>
          <w:szCs w:val="26"/>
          <w:lang w:val="en-US"/>
        </w:rPr>
        <w:t xml:space="preserve">” </w:t>
      </w:r>
      <w:proofErr w:type="spellStart"/>
      <w:r>
        <w:rPr>
          <w:rFonts w:eastAsia="Calibri"/>
          <w:szCs w:val="26"/>
          <w:lang w:val="en-US"/>
        </w:rPr>
        <w:t>đồng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thời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cũng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đọc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bảng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để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biết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được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tài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xế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nào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đang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giao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đơn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hàng</w:t>
      </w:r>
      <w:proofErr w:type="spellEnd"/>
      <w:r>
        <w:rPr>
          <w:rFonts w:eastAsia="Calibri"/>
          <w:szCs w:val="26"/>
          <w:lang w:val="en-US"/>
        </w:rPr>
        <w:t xml:space="preserve"> </w:t>
      </w:r>
      <w:proofErr w:type="spellStart"/>
      <w:r>
        <w:rPr>
          <w:rFonts w:eastAsia="Calibri"/>
          <w:szCs w:val="26"/>
          <w:lang w:val="en-US"/>
        </w:rPr>
        <w:t>đó</w:t>
      </w:r>
      <w:proofErr w:type="spellEnd"/>
      <w:r>
        <w:rPr>
          <w:rFonts w:eastAsia="Calibri"/>
          <w:szCs w:val="26"/>
          <w:lang w:val="en-US"/>
        </w:rPr>
        <w:t>.</w:t>
      </w:r>
    </w:p>
    <w:tbl>
      <w:tblPr>
        <w:tblStyle w:val="TableGrid4"/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3119"/>
        <w:gridCol w:w="3256"/>
      </w:tblGrid>
      <w:tr w:rsidR="006C1EA5" w14:paraId="188319A8" w14:textId="77777777">
        <w:tc>
          <w:tcPr>
            <w:tcW w:w="2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0D6E960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T1_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xế</w:t>
            </w:r>
            <w:proofErr w:type="spellEnd"/>
          </w:p>
        </w:tc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FC3C9AA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T2_đối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</w:p>
        </w:tc>
        <w:tc>
          <w:tcPr>
            <w:tcW w:w="3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51C44AB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Ghi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chú</w:t>
            </w:r>
            <w:proofErr w:type="spellEnd"/>
          </w:p>
        </w:tc>
      </w:tr>
      <w:tr w:rsidR="006C1EA5" w14:paraId="389E6A9B" w14:textId="77777777">
        <w:tc>
          <w:tcPr>
            <w:tcW w:w="6088" w:type="dxa"/>
            <w:gridSpan w:val="2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87C0B1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TRAN  ISOLATION  LEVEL  SERIALIZABLE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9C228A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mức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lập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Serializable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hai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.</w:t>
            </w:r>
          </w:p>
        </w:tc>
      </w:tr>
      <w:tr w:rsidR="006C1EA5" w14:paraId="508B7D29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06C914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Exclusive_Lock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(GIAO_HANG)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0E29E2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A699BD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xin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ghi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chưa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bị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chiếm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bởi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nào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.</w:t>
            </w:r>
          </w:p>
        </w:tc>
      </w:tr>
      <w:tr w:rsidR="006C1EA5" w14:paraId="1EA4E977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24D7EBD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INSERT INTO GIAO_HANG (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MaTX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)</w:t>
            </w:r>
          </w:p>
          <w:p w14:paraId="4203E14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VALUES (@madh,@matx)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9E5C7EB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F33508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thêm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chọn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chiếm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ghi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trước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đó</w:t>
            </w:r>
            <w:proofErr w:type="spellEnd"/>
          </w:p>
        </w:tc>
      </w:tr>
      <w:tr w:rsidR="006C1EA5" w14:paraId="529BD5FF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79D4A7B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83F18C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Exclusive_Lock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(DON_HANG)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7A5E70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chiếm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đọc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chưa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bị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chiếm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bởi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nào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.</w:t>
            </w:r>
          </w:p>
        </w:tc>
      </w:tr>
      <w:tr w:rsidR="006C1EA5" w14:paraId="7E3AD49C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F6D8029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DA8DA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 DON_HANG</w:t>
            </w:r>
          </w:p>
          <w:p w14:paraId="6978CA3B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lastRenderedPageBreak/>
              <w:t xml:space="preserve">SET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‘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xuất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’</w:t>
            </w:r>
          </w:p>
          <w:p w14:paraId="59F32AB9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@madh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0BAED9F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lastRenderedPageBreak/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cập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tình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trạng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chiếm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được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độc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quyền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trước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.</w:t>
            </w:r>
          </w:p>
        </w:tc>
      </w:tr>
      <w:tr w:rsidR="006C1EA5" w14:paraId="6BE59190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1FB5B6F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2EF876B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Shared_Lock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(GIAO_HANG)</w:t>
            </w:r>
          </w:p>
          <w:p w14:paraId="0A2AE26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MaTX</w:t>
            </w:r>
            <w:proofErr w:type="spellEnd"/>
          </w:p>
          <w:p w14:paraId="2A3C2452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FROM GIAO_HANG</w:t>
            </w:r>
          </w:p>
          <w:p w14:paraId="604A194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@madh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5B8C18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Đối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xin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chia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sẽ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Giao_Hàng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công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bị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T1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chiếm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độc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quyền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trước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đó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T1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vẫn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chưa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do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giao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tác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T1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vẫn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chưa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hoàn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xong</w:t>
            </w:r>
            <w:proofErr w:type="spellEnd"/>
          </w:p>
        </w:tc>
      </w:tr>
      <w:tr w:rsidR="006C1EA5" w14:paraId="4D527D0F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10E379F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Exclusive_Lock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(DON_HANG)</w:t>
            </w:r>
          </w:p>
          <w:p w14:paraId="7978C7C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 DON_HANG</w:t>
            </w:r>
          </w:p>
          <w:p w14:paraId="2994B7D2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SET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TinhTrangDH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“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nhận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>”</w:t>
            </w:r>
          </w:p>
          <w:p w14:paraId="495CB27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WHERE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MaDH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= @madh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436EAB4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9D6B7B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Tài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xế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xin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độc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quyền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thất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bại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vì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bảng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bị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chiếm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đọc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quyền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bởi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T2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và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do T2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chưa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hoàn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thành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nên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T2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vẫn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chưa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trả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khóa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độc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quyền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trên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bàng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đơn</w:t>
            </w:r>
            <w:proofErr w:type="spellEnd"/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6"/>
                <w:lang w:val="en-US"/>
              </w:rPr>
              <w:t>hàng</w:t>
            </w:r>
            <w:proofErr w:type="spellEnd"/>
          </w:p>
        </w:tc>
      </w:tr>
    </w:tbl>
    <w:p w14:paraId="70948E46" w14:textId="77777777" w:rsidR="006C1EA5" w:rsidRDefault="006C1EA5">
      <w:pPr>
        <w:pStyle w:val="Heading1"/>
        <w:jc w:val="left"/>
      </w:pPr>
    </w:p>
    <w:p w14:paraId="0E230DDE" w14:textId="77777777" w:rsidR="006C1EA5" w:rsidRDefault="00C07DF4">
      <w:pPr>
        <w:rPr>
          <w:b/>
          <w:sz w:val="32"/>
          <w:szCs w:val="40"/>
        </w:rPr>
      </w:pPr>
      <w:r>
        <w:br w:type="page"/>
      </w:r>
    </w:p>
    <w:p w14:paraId="71D7A9A1" w14:textId="77777777" w:rsidR="006C1EA5" w:rsidRDefault="00C07DF4">
      <w:pPr>
        <w:pStyle w:val="Heading1"/>
      </w:pPr>
      <w:bookmarkStart w:id="39" w:name="_Toc88495266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39"/>
      <w:proofErr w:type="spellEnd"/>
    </w:p>
    <w:p w14:paraId="7993773A" w14:textId="77777777" w:rsidR="006C1EA5" w:rsidRDefault="00C07DF4">
      <w:pPr>
        <w:pStyle w:val="Heading2"/>
        <w:numPr>
          <w:ilvl w:val="0"/>
          <w:numId w:val="11"/>
        </w:numPr>
      </w:pPr>
      <w:bookmarkStart w:id="40" w:name="_Toc8849526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  <w:bookmarkEnd w:id="40"/>
    </w:p>
    <w:p w14:paraId="2951E216" w14:textId="77777777" w:rsidR="006C1EA5" w:rsidRDefault="00C07DF4">
      <w:pPr>
        <w:rPr>
          <w:lang w:val="en-US"/>
        </w:rPr>
      </w:pPr>
      <w:r>
        <w:rPr>
          <w:lang w:val="en-US"/>
        </w:rPr>
        <w:tab/>
        <w:t xml:space="preserve">Giao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login: Path: /login</w:t>
      </w:r>
    </w:p>
    <w:p w14:paraId="455B1CC4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09E0E5" wp14:editId="74059DE9">
            <wp:extent cx="4236720" cy="303530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5693" cy="304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5C93" w14:textId="77777777" w:rsidR="006C1EA5" w:rsidRDefault="00C07DF4">
      <w:r>
        <w:tab/>
      </w:r>
    </w:p>
    <w:p w14:paraId="58CB5748" w14:textId="77777777" w:rsidR="006C1EA5" w:rsidRDefault="00C07DF4">
      <w:pPr>
        <w:ind w:firstLine="72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lỗi</w:t>
      </w:r>
      <w:proofErr w:type="spellEnd"/>
      <w:r>
        <w:t>:</w:t>
      </w:r>
    </w:p>
    <w:p w14:paraId="0BE043DE" w14:textId="77777777" w:rsidR="006C1EA5" w:rsidRDefault="00C07DF4">
      <w:pPr>
        <w:jc w:val="center"/>
      </w:pPr>
      <w:r>
        <w:rPr>
          <w:noProof/>
        </w:rPr>
        <w:drawing>
          <wp:inline distT="0" distB="0" distL="0" distR="0" wp14:anchorId="1687E311" wp14:editId="761EBA8B">
            <wp:extent cx="4267200" cy="2873375"/>
            <wp:effectExtent l="0" t="0" r="0" b="3175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7144" cy="288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65E7" w14:textId="77777777" w:rsidR="006C1EA5" w:rsidRDefault="00C07DF4">
      <w:r>
        <w:tab/>
      </w:r>
    </w:p>
    <w:p w14:paraId="328A28FC" w14:textId="77777777" w:rsidR="006C1EA5" w:rsidRDefault="00C07DF4">
      <w:r>
        <w:tab/>
      </w:r>
    </w:p>
    <w:p w14:paraId="79530BC2" w14:textId="77777777" w:rsidR="006C1EA5" w:rsidRDefault="006C1EA5"/>
    <w:p w14:paraId="01F704DF" w14:textId="77777777" w:rsidR="006C1EA5" w:rsidRDefault="00C07DF4">
      <w:pPr>
        <w:ind w:firstLine="720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fix </w:t>
      </w:r>
      <w:proofErr w:type="spellStart"/>
      <w:r>
        <w:t>lỗi</w:t>
      </w:r>
      <w:proofErr w:type="spellEnd"/>
      <w:r>
        <w:t>:</w:t>
      </w:r>
    </w:p>
    <w:p w14:paraId="7C8287FE" w14:textId="77777777" w:rsidR="006C1EA5" w:rsidRDefault="00C07DF4">
      <w:pPr>
        <w:jc w:val="center"/>
        <w:rPr>
          <w:vertAlign w:val="superscript"/>
        </w:rPr>
      </w:pPr>
      <w:r>
        <w:rPr>
          <w:noProof/>
        </w:rPr>
        <w:drawing>
          <wp:inline distT="0" distB="0" distL="0" distR="0" wp14:anchorId="13E76F9E" wp14:editId="30B1C376">
            <wp:extent cx="4221480" cy="2845435"/>
            <wp:effectExtent l="0" t="0" r="762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415" cy="285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2931" w14:textId="77777777" w:rsidR="006C1EA5" w:rsidRDefault="00C07DF4">
      <w:pPr>
        <w:pStyle w:val="Heading2"/>
        <w:numPr>
          <w:ilvl w:val="0"/>
          <w:numId w:val="11"/>
        </w:numPr>
      </w:pPr>
      <w:bookmarkStart w:id="41" w:name="_Toc88495268"/>
      <w:r>
        <w:t xml:space="preserve">Giao </w:t>
      </w:r>
      <w:proofErr w:type="spellStart"/>
      <w:r>
        <w:t>diện</w:t>
      </w:r>
      <w:proofErr w:type="spellEnd"/>
      <w:r>
        <w:t xml:space="preserve"> layout  test case 1 </w:t>
      </w:r>
      <w:proofErr w:type="spellStart"/>
      <w:r>
        <w:t>của</w:t>
      </w:r>
      <w:proofErr w:type="spellEnd"/>
      <w:r>
        <w:t xml:space="preserve"> Dirty read:</w:t>
      </w:r>
      <w:bookmarkEnd w:id="41"/>
    </w:p>
    <w:p w14:paraId="6C410867" w14:textId="77777777" w:rsidR="006C1EA5" w:rsidRDefault="00C07DF4">
      <w:pPr>
        <w:pStyle w:val="ListParagraph"/>
        <w:numPr>
          <w:ilvl w:val="0"/>
          <w:numId w:val="7"/>
        </w:numPr>
      </w:pPr>
      <w:proofErr w:type="spellStart"/>
      <w:r>
        <w:t>Transacton</w:t>
      </w:r>
      <w:proofErr w:type="spellEnd"/>
      <w:r>
        <w:t xml:space="preserve"> 1: </w:t>
      </w:r>
    </w:p>
    <w:p w14:paraId="15EC3BD3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A44F26" wp14:editId="707D3101">
            <wp:extent cx="3976370" cy="2843530"/>
            <wp:effectExtent l="0" t="0" r="508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6964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D06A" w14:textId="77777777" w:rsidR="006C1EA5" w:rsidRDefault="006C1EA5">
      <w:pPr>
        <w:rPr>
          <w:lang w:val="en-US"/>
        </w:rPr>
      </w:pPr>
    </w:p>
    <w:p w14:paraId="33AB4647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CDE927" wp14:editId="2F764553">
            <wp:extent cx="3972560" cy="2843530"/>
            <wp:effectExtent l="0" t="0" r="889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809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EE7B" w14:textId="77777777" w:rsidR="006C1EA5" w:rsidRDefault="006C1EA5">
      <w:pPr>
        <w:rPr>
          <w:lang w:val="en-US"/>
        </w:rPr>
      </w:pPr>
    </w:p>
    <w:p w14:paraId="2DD0B29C" w14:textId="77777777" w:rsidR="006C1EA5" w:rsidRDefault="006C1EA5">
      <w:pPr>
        <w:rPr>
          <w:lang w:val="en-US"/>
        </w:rPr>
      </w:pPr>
    </w:p>
    <w:p w14:paraId="3A60E0EA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4E57EB" wp14:editId="438FB93F">
            <wp:extent cx="3968750" cy="2843530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9254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4D78" w14:textId="77777777" w:rsidR="006C1EA5" w:rsidRDefault="006C1EA5">
      <w:pPr>
        <w:rPr>
          <w:lang w:val="en-US"/>
        </w:rPr>
      </w:pPr>
    </w:p>
    <w:p w14:paraId="1425D3FB" w14:textId="77777777" w:rsidR="006C1EA5" w:rsidRDefault="00C07DF4">
      <w:pPr>
        <w:pStyle w:val="ListParagraph"/>
        <w:numPr>
          <w:ilvl w:val="0"/>
          <w:numId w:val="7"/>
        </w:numPr>
      </w:pPr>
      <w:r>
        <w:t>Transaction 2</w:t>
      </w:r>
    </w:p>
    <w:p w14:paraId="0A42006E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C28EC8" wp14:editId="71EC9A3F">
            <wp:extent cx="3971290" cy="2843530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623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30F0" w14:textId="77777777" w:rsidR="006C1EA5" w:rsidRDefault="006C1EA5">
      <w:pPr>
        <w:rPr>
          <w:lang w:val="en-US"/>
        </w:rPr>
      </w:pPr>
    </w:p>
    <w:p w14:paraId="11BD2AC7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E64C03" wp14:editId="49FEE2EF">
            <wp:extent cx="3946525" cy="2843530"/>
            <wp:effectExtent l="0" t="0" r="0" b="0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6889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C1A0" w14:textId="77777777" w:rsidR="006C1EA5" w:rsidRDefault="006C1EA5">
      <w:pPr>
        <w:rPr>
          <w:lang w:val="en-US"/>
        </w:rPr>
      </w:pPr>
    </w:p>
    <w:p w14:paraId="33F6ECD8" w14:textId="77777777" w:rsidR="006C1EA5" w:rsidRDefault="00C07DF4">
      <w:pPr>
        <w:pStyle w:val="Heading2"/>
        <w:numPr>
          <w:ilvl w:val="0"/>
          <w:numId w:val="11"/>
        </w:numPr>
      </w:pPr>
      <w:bookmarkStart w:id="42" w:name="_Toc88495269"/>
      <w:r>
        <w:t xml:space="preserve">Giao </w:t>
      </w:r>
      <w:proofErr w:type="spellStart"/>
      <w:r>
        <w:t>diện</w:t>
      </w:r>
      <w:proofErr w:type="spellEnd"/>
      <w:r>
        <w:t xml:space="preserve"> layout test case 1 </w:t>
      </w:r>
      <w:proofErr w:type="spellStart"/>
      <w:r>
        <w:t>của</w:t>
      </w:r>
      <w:proofErr w:type="spellEnd"/>
      <w:r>
        <w:t xml:space="preserve"> Lost Update::</w:t>
      </w:r>
      <w:bookmarkEnd w:id="42"/>
    </w:p>
    <w:p w14:paraId="22E8EC84" w14:textId="77777777" w:rsidR="006C1EA5" w:rsidRDefault="00C07DF4">
      <w:pPr>
        <w:pStyle w:val="ListParagraph"/>
        <w:numPr>
          <w:ilvl w:val="0"/>
          <w:numId w:val="7"/>
        </w:numPr>
      </w:pPr>
      <w:r>
        <w:t>Transaction 1:</w:t>
      </w:r>
    </w:p>
    <w:p w14:paraId="5CC659D2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54CE7A" wp14:editId="1A820E7E">
            <wp:extent cx="3976370" cy="2843530"/>
            <wp:effectExtent l="0" t="0" r="508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6939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AD46" w14:textId="77777777" w:rsidR="006C1EA5" w:rsidRDefault="006C1EA5">
      <w:pPr>
        <w:rPr>
          <w:lang w:val="en-US"/>
        </w:rPr>
      </w:pPr>
    </w:p>
    <w:p w14:paraId="3DB4240E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72A808" wp14:editId="6BA4ED7B">
            <wp:extent cx="3956050" cy="2843530"/>
            <wp:effectExtent l="0" t="0" r="635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6333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0DD2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3778D4" wp14:editId="38231B48">
            <wp:extent cx="3997325" cy="2843530"/>
            <wp:effectExtent l="0" t="0" r="3175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7705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F7DE" w14:textId="77777777" w:rsidR="006C1EA5" w:rsidRDefault="006C1EA5">
      <w:pPr>
        <w:rPr>
          <w:lang w:val="en-US"/>
        </w:rPr>
      </w:pPr>
    </w:p>
    <w:p w14:paraId="3BB003E6" w14:textId="77777777" w:rsidR="006C1EA5" w:rsidRDefault="00C07DF4">
      <w:pPr>
        <w:pStyle w:val="ListParagraph"/>
        <w:numPr>
          <w:ilvl w:val="0"/>
          <w:numId w:val="7"/>
        </w:numPr>
      </w:pPr>
      <w:r>
        <w:t xml:space="preserve">Transaction 2: </w:t>
      </w:r>
    </w:p>
    <w:p w14:paraId="6A9258F5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DA70D3" wp14:editId="18271610">
            <wp:extent cx="3956685" cy="2843530"/>
            <wp:effectExtent l="0" t="0" r="5715" b="0"/>
            <wp:docPr id="192" name="Hình ảnh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Hình ảnh 19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6863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9702" w14:textId="77777777" w:rsidR="006C1EA5" w:rsidRDefault="006C1EA5">
      <w:pPr>
        <w:rPr>
          <w:lang w:val="en-US"/>
        </w:rPr>
      </w:pPr>
    </w:p>
    <w:p w14:paraId="398CDFB3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861B43" wp14:editId="69D09CB3">
            <wp:extent cx="3985260" cy="2843530"/>
            <wp:effectExtent l="0" t="0" r="0" b="0"/>
            <wp:docPr id="194" name="Hình ảnh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Hình ảnh 19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5300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A3CD" w14:textId="77777777" w:rsidR="006C1EA5" w:rsidRDefault="006C1EA5">
      <w:pPr>
        <w:rPr>
          <w:lang w:val="en-US"/>
        </w:rPr>
      </w:pPr>
    </w:p>
    <w:p w14:paraId="6B8EDE24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18642F" wp14:editId="59C81ACA">
            <wp:extent cx="3986530" cy="2843530"/>
            <wp:effectExtent l="0" t="0" r="0" b="0"/>
            <wp:docPr id="195" name="Hình ảnh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Hình ảnh 19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7091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EFDB" w14:textId="77777777" w:rsidR="006C1EA5" w:rsidRDefault="00C07DF4">
      <w:pPr>
        <w:pStyle w:val="Heading2"/>
        <w:numPr>
          <w:ilvl w:val="0"/>
          <w:numId w:val="11"/>
        </w:numPr>
      </w:pPr>
      <w:bookmarkStart w:id="43" w:name="_Toc88495270"/>
      <w:r>
        <w:t xml:space="preserve">Giao </w:t>
      </w:r>
      <w:proofErr w:type="spellStart"/>
      <w:r>
        <w:t>diện</w:t>
      </w:r>
      <w:proofErr w:type="spellEnd"/>
      <w:r>
        <w:t xml:space="preserve"> layout test case 1 </w:t>
      </w:r>
      <w:proofErr w:type="spellStart"/>
      <w:r>
        <w:t>của</w:t>
      </w:r>
      <w:proofErr w:type="spellEnd"/>
      <w:r>
        <w:t xml:space="preserve"> Unrepeatable read:</w:t>
      </w:r>
      <w:bookmarkEnd w:id="43"/>
    </w:p>
    <w:p w14:paraId="36BA8A3D" w14:textId="77777777" w:rsidR="006C1EA5" w:rsidRDefault="00C07DF4">
      <w:pPr>
        <w:pStyle w:val="ListParagraph"/>
        <w:numPr>
          <w:ilvl w:val="0"/>
          <w:numId w:val="7"/>
        </w:numPr>
      </w:pPr>
      <w:r>
        <w:t>Transaction 1:</w:t>
      </w:r>
    </w:p>
    <w:p w14:paraId="2D560C4B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B8AEAB" wp14:editId="0411CD90">
            <wp:extent cx="4209415" cy="2843530"/>
            <wp:effectExtent l="0" t="0" r="635" b="0"/>
            <wp:docPr id="58" name="Hình ảnh 5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ình ảnh 58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9682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73AF" w14:textId="77777777" w:rsidR="006C1EA5" w:rsidRDefault="006C1EA5">
      <w:pPr>
        <w:rPr>
          <w:lang w:val="en-US"/>
        </w:rPr>
      </w:pPr>
    </w:p>
    <w:p w14:paraId="19BCE3A2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07AF1B" wp14:editId="53D57593">
            <wp:extent cx="4221480" cy="2843530"/>
            <wp:effectExtent l="0" t="0" r="7620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ình ảnh 6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1700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7645" w14:textId="77777777" w:rsidR="006C1EA5" w:rsidRDefault="006C1EA5">
      <w:pPr>
        <w:rPr>
          <w:lang w:val="en-US"/>
        </w:rPr>
      </w:pPr>
    </w:p>
    <w:p w14:paraId="7B472CA6" w14:textId="77777777" w:rsidR="006C1EA5" w:rsidRDefault="00C07DF4">
      <w:pPr>
        <w:pStyle w:val="ListParagraph"/>
        <w:numPr>
          <w:ilvl w:val="0"/>
          <w:numId w:val="7"/>
        </w:numPr>
      </w:pPr>
      <w:r>
        <w:t>Transaction 2:</w:t>
      </w:r>
    </w:p>
    <w:p w14:paraId="7488D89C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0C6F47" wp14:editId="5B15DFB1">
            <wp:extent cx="4217670" cy="2843530"/>
            <wp:effectExtent l="0" t="0" r="0" b="0"/>
            <wp:docPr id="62" name="Hình ảnh 6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Hình ảnh 62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7961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BFB3" w14:textId="77777777" w:rsidR="006C1EA5" w:rsidRDefault="006C1EA5">
      <w:pPr>
        <w:rPr>
          <w:lang w:val="en-US"/>
        </w:rPr>
      </w:pPr>
    </w:p>
    <w:p w14:paraId="08C90694" w14:textId="77777777" w:rsidR="006C1EA5" w:rsidRDefault="006C1EA5">
      <w:pPr>
        <w:rPr>
          <w:lang w:val="en-US"/>
        </w:rPr>
      </w:pPr>
    </w:p>
    <w:p w14:paraId="230E195C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336E87" wp14:editId="5D241A17">
            <wp:extent cx="4204335" cy="2843530"/>
            <wp:effectExtent l="0" t="0" r="5715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4362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9DBC" w14:textId="77777777" w:rsidR="006C1EA5" w:rsidRDefault="00C07DF4">
      <w:pPr>
        <w:pStyle w:val="Heading2"/>
        <w:numPr>
          <w:ilvl w:val="0"/>
          <w:numId w:val="11"/>
        </w:numPr>
      </w:pPr>
      <w:bookmarkStart w:id="44" w:name="_Toc88495271"/>
      <w:r>
        <w:t xml:space="preserve">Giao </w:t>
      </w:r>
      <w:proofErr w:type="spellStart"/>
      <w:r>
        <w:t>diện</w:t>
      </w:r>
      <w:proofErr w:type="spellEnd"/>
      <w:r>
        <w:t xml:space="preserve"> layout test case 1 </w:t>
      </w:r>
      <w:proofErr w:type="spellStart"/>
      <w:r>
        <w:t>của</w:t>
      </w:r>
      <w:proofErr w:type="spellEnd"/>
      <w:r>
        <w:t xml:space="preserve"> Phantom:</w:t>
      </w:r>
      <w:bookmarkEnd w:id="44"/>
      <w:r>
        <w:t xml:space="preserve"> </w:t>
      </w:r>
    </w:p>
    <w:p w14:paraId="798321CA" w14:textId="77777777" w:rsidR="006C1EA5" w:rsidRDefault="006C1EA5">
      <w:pPr>
        <w:rPr>
          <w:lang w:val="en-US"/>
        </w:rPr>
      </w:pPr>
    </w:p>
    <w:p w14:paraId="36B4432F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09D7AB" wp14:editId="0DA3A9DE">
            <wp:extent cx="3968750" cy="2843530"/>
            <wp:effectExtent l="0" t="0" r="0" b="0"/>
            <wp:docPr id="196" name="Hình ảnh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Hình ảnh 196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220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4534" w14:textId="77777777" w:rsidR="006C1EA5" w:rsidRDefault="006C1EA5">
      <w:pPr>
        <w:rPr>
          <w:lang w:val="en-US"/>
        </w:rPr>
      </w:pPr>
    </w:p>
    <w:p w14:paraId="6CA5C1A4" w14:textId="77777777" w:rsidR="006C1EA5" w:rsidRDefault="006C1EA5">
      <w:pPr>
        <w:rPr>
          <w:lang w:val="en-US"/>
        </w:rPr>
      </w:pPr>
    </w:p>
    <w:p w14:paraId="2E02A40B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B86EF5" wp14:editId="70858784">
            <wp:extent cx="3983990" cy="2843530"/>
            <wp:effectExtent l="0" t="0" r="0" b="0"/>
            <wp:docPr id="200" name="Hình ảnh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Hình ảnh 20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4604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1064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ACBCFA" wp14:editId="76DA9D8E">
            <wp:extent cx="3990340" cy="2843530"/>
            <wp:effectExtent l="0" t="0" r="0" b="0"/>
            <wp:docPr id="197" name="Hình ảnh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Hình ảnh 19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0677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textWrapping" w:clear="all"/>
      </w:r>
    </w:p>
    <w:p w14:paraId="04ED905E" w14:textId="77777777" w:rsidR="006C1EA5" w:rsidRDefault="00C07DF4">
      <w:pPr>
        <w:pStyle w:val="Heading2"/>
        <w:numPr>
          <w:ilvl w:val="0"/>
          <w:numId w:val="11"/>
        </w:numPr>
      </w:pPr>
      <w:bookmarkStart w:id="45" w:name="_Toc88495272"/>
      <w:r>
        <w:t xml:space="preserve">Giao </w:t>
      </w:r>
      <w:proofErr w:type="spellStart"/>
      <w:r>
        <w:t>diện</w:t>
      </w:r>
      <w:proofErr w:type="spellEnd"/>
      <w:r>
        <w:t xml:space="preserve"> layout test case 1 </w:t>
      </w:r>
      <w:proofErr w:type="spellStart"/>
      <w:r>
        <w:t>của</w:t>
      </w:r>
      <w:proofErr w:type="spellEnd"/>
      <w:r>
        <w:t xml:space="preserve"> Deadlock:</w:t>
      </w:r>
      <w:bookmarkEnd w:id="45"/>
    </w:p>
    <w:p w14:paraId="28C816EE" w14:textId="77777777" w:rsidR="006C1EA5" w:rsidRDefault="00C07DF4">
      <w:pPr>
        <w:pStyle w:val="ListParagraph"/>
        <w:numPr>
          <w:ilvl w:val="0"/>
          <w:numId w:val="7"/>
        </w:numPr>
      </w:pPr>
      <w:r>
        <w:t>Transaction 1:</w:t>
      </w:r>
    </w:p>
    <w:p w14:paraId="1F246574" w14:textId="77777777" w:rsidR="006C1EA5" w:rsidRDefault="006C1EA5">
      <w:pPr>
        <w:rPr>
          <w:lang w:val="en-US"/>
        </w:rPr>
      </w:pPr>
    </w:p>
    <w:p w14:paraId="5254E76F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DB4F84" wp14:editId="67864967">
            <wp:extent cx="4007485" cy="2843530"/>
            <wp:effectExtent l="0" t="0" r="0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ình ảnh 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7500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746E" w14:textId="77777777" w:rsidR="006C1EA5" w:rsidRDefault="006C1EA5">
      <w:pPr>
        <w:rPr>
          <w:lang w:val="en-US"/>
        </w:rPr>
      </w:pPr>
    </w:p>
    <w:p w14:paraId="0362510B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BAD514" wp14:editId="0B8D1FE2">
            <wp:extent cx="4217670" cy="2843530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7686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C57F" w14:textId="77777777" w:rsidR="006C1EA5" w:rsidRDefault="006C1EA5">
      <w:pPr>
        <w:rPr>
          <w:lang w:val="en-US"/>
        </w:rPr>
      </w:pPr>
    </w:p>
    <w:p w14:paraId="3D648350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0CDCBF" wp14:editId="487D5557">
            <wp:extent cx="4231640" cy="2843530"/>
            <wp:effectExtent l="0" t="0" r="0" b="0"/>
            <wp:docPr id="53" name="Hình ảnh 5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ình ảnh 53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1768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5660" w14:textId="77777777" w:rsidR="006C1EA5" w:rsidRDefault="006C1EA5">
      <w:pPr>
        <w:rPr>
          <w:lang w:val="en-US"/>
        </w:rPr>
      </w:pPr>
    </w:p>
    <w:p w14:paraId="45147133" w14:textId="77777777" w:rsidR="006C1EA5" w:rsidRDefault="00C07DF4">
      <w:pPr>
        <w:pStyle w:val="ListParagraph"/>
        <w:numPr>
          <w:ilvl w:val="0"/>
          <w:numId w:val="7"/>
        </w:numPr>
      </w:pPr>
      <w:r>
        <w:t>Transaction 2</w:t>
      </w:r>
    </w:p>
    <w:p w14:paraId="3C478094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3FCF2A" wp14:editId="29FB2898">
            <wp:extent cx="4216400" cy="2843530"/>
            <wp:effectExtent l="0" t="0" r="0" b="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ình ảnh 5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7018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7972" w14:textId="77777777" w:rsidR="006C1EA5" w:rsidRDefault="006C1EA5">
      <w:pPr>
        <w:rPr>
          <w:lang w:val="en-US"/>
        </w:rPr>
      </w:pPr>
    </w:p>
    <w:p w14:paraId="456BCF6C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511AC0" wp14:editId="797BEED2">
            <wp:extent cx="4227195" cy="2843530"/>
            <wp:effectExtent l="0" t="0" r="1905" b="0"/>
            <wp:docPr id="55" name="Hình ảnh 5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7735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EA5">
      <w:footerReference w:type="default" r:id="rId45"/>
      <w:pgSz w:w="12240" w:h="15840"/>
      <w:pgMar w:top="1440" w:right="1440" w:bottom="1440" w:left="1440" w:header="720" w:footer="720" w:gutter="0"/>
      <w:pgNumType w:start="0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45B16" w14:textId="77777777" w:rsidR="00F904FD" w:rsidRDefault="00F904FD">
      <w:pPr>
        <w:spacing w:line="240" w:lineRule="auto"/>
      </w:pPr>
      <w:r>
        <w:separator/>
      </w:r>
    </w:p>
  </w:endnote>
  <w:endnote w:type="continuationSeparator" w:id="0">
    <w:p w14:paraId="60F3B083" w14:textId="77777777" w:rsidR="00F904FD" w:rsidRDefault="00F904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6781661"/>
      <w:docPartObj>
        <w:docPartGallery w:val="AutoText"/>
      </w:docPartObj>
    </w:sdtPr>
    <w:sdtEndPr/>
    <w:sdtContent>
      <w:p w14:paraId="539E50A9" w14:textId="77777777" w:rsidR="006C1EA5" w:rsidRDefault="00C07DF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7B894F83" w14:textId="77777777" w:rsidR="006C1EA5" w:rsidRDefault="006C1E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A8417" w14:textId="77777777" w:rsidR="00F904FD" w:rsidRDefault="00F904FD">
      <w:r>
        <w:separator/>
      </w:r>
    </w:p>
  </w:footnote>
  <w:footnote w:type="continuationSeparator" w:id="0">
    <w:p w14:paraId="18AD199C" w14:textId="77777777" w:rsidR="00F904FD" w:rsidRDefault="00F904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83354"/>
    <w:multiLevelType w:val="multilevel"/>
    <w:tmpl w:val="055833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7541D"/>
    <w:multiLevelType w:val="hybridMultilevel"/>
    <w:tmpl w:val="40289C56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2" w15:restartNumberingAfterBreak="0">
    <w:nsid w:val="0759112A"/>
    <w:multiLevelType w:val="multilevel"/>
    <w:tmpl w:val="0759112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16F4607"/>
    <w:multiLevelType w:val="multilevel"/>
    <w:tmpl w:val="216F4607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656663"/>
    <w:multiLevelType w:val="multilevel"/>
    <w:tmpl w:val="2F65666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C775B7"/>
    <w:multiLevelType w:val="multilevel"/>
    <w:tmpl w:val="38C775B7"/>
    <w:lvl w:ilvl="0">
      <w:numFmt w:val="bullet"/>
      <w:lvlText w:val=""/>
      <w:lvlJc w:val="left"/>
      <w:pPr>
        <w:ind w:left="720" w:hanging="360"/>
      </w:pPr>
      <w:rPr>
        <w:rFonts w:ascii="Wingdings" w:eastAsia="Calibri" w:hAnsi="Wingdings" w:cs="Aria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CE3620"/>
    <w:multiLevelType w:val="multilevel"/>
    <w:tmpl w:val="3ACE36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816950"/>
    <w:multiLevelType w:val="multilevel"/>
    <w:tmpl w:val="4B816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A66212"/>
    <w:multiLevelType w:val="multilevel"/>
    <w:tmpl w:val="4FA662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D50D6D"/>
    <w:multiLevelType w:val="multilevel"/>
    <w:tmpl w:val="59D50D6D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DF5991"/>
    <w:multiLevelType w:val="multilevel"/>
    <w:tmpl w:val="5EDF599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CD6084"/>
    <w:multiLevelType w:val="multilevel"/>
    <w:tmpl w:val="6FCD60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10"/>
  </w:num>
  <w:num w:numId="5">
    <w:abstractNumId w:val="6"/>
  </w:num>
  <w:num w:numId="6">
    <w:abstractNumId w:val="4"/>
  </w:num>
  <w:num w:numId="7">
    <w:abstractNumId w:val="0"/>
  </w:num>
  <w:num w:numId="8">
    <w:abstractNumId w:val="3"/>
  </w:num>
  <w:num w:numId="9">
    <w:abstractNumId w:val="5"/>
  </w:num>
  <w:num w:numId="10">
    <w:abstractNumId w:val="9"/>
  </w:num>
  <w:num w:numId="11">
    <w:abstractNumId w:val="11"/>
  </w:num>
  <w:num w:numId="1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á Huy Huỳnh">
    <w15:presenceInfo w15:providerId="None" w15:userId="Bá Huy Huỳn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24EE"/>
    <w:rsid w:val="000042E6"/>
    <w:rsid w:val="000105EE"/>
    <w:rsid w:val="0001077B"/>
    <w:rsid w:val="0002373D"/>
    <w:rsid w:val="00031CA4"/>
    <w:rsid w:val="00042141"/>
    <w:rsid w:val="00055A8E"/>
    <w:rsid w:val="0007239C"/>
    <w:rsid w:val="00074BB9"/>
    <w:rsid w:val="000759AD"/>
    <w:rsid w:val="00077A56"/>
    <w:rsid w:val="0009387A"/>
    <w:rsid w:val="00096543"/>
    <w:rsid w:val="00097722"/>
    <w:rsid w:val="000A0684"/>
    <w:rsid w:val="000A34E9"/>
    <w:rsid w:val="000A3D53"/>
    <w:rsid w:val="000B58E8"/>
    <w:rsid w:val="000C1730"/>
    <w:rsid w:val="000C2FC3"/>
    <w:rsid w:val="000D4704"/>
    <w:rsid w:val="000D7B17"/>
    <w:rsid w:val="000F5C7F"/>
    <w:rsid w:val="0010019E"/>
    <w:rsid w:val="001018E6"/>
    <w:rsid w:val="0013000E"/>
    <w:rsid w:val="00130181"/>
    <w:rsid w:val="001329D0"/>
    <w:rsid w:val="00162AFF"/>
    <w:rsid w:val="00172A27"/>
    <w:rsid w:val="001839D2"/>
    <w:rsid w:val="00186094"/>
    <w:rsid w:val="00194757"/>
    <w:rsid w:val="001A0DFD"/>
    <w:rsid w:val="001B191B"/>
    <w:rsid w:val="001C293E"/>
    <w:rsid w:val="001D54A5"/>
    <w:rsid w:val="001E0C32"/>
    <w:rsid w:val="001E1D88"/>
    <w:rsid w:val="0022352C"/>
    <w:rsid w:val="00225255"/>
    <w:rsid w:val="00231F74"/>
    <w:rsid w:val="00236F46"/>
    <w:rsid w:val="00257D7B"/>
    <w:rsid w:val="00263291"/>
    <w:rsid w:val="0027138D"/>
    <w:rsid w:val="00271F1A"/>
    <w:rsid w:val="002A38EF"/>
    <w:rsid w:val="002A7628"/>
    <w:rsid w:val="002C4041"/>
    <w:rsid w:val="002E396F"/>
    <w:rsid w:val="002E7996"/>
    <w:rsid w:val="002F2492"/>
    <w:rsid w:val="00302BEA"/>
    <w:rsid w:val="00341A6A"/>
    <w:rsid w:val="00373D50"/>
    <w:rsid w:val="00380AEF"/>
    <w:rsid w:val="003825AC"/>
    <w:rsid w:val="003A3A92"/>
    <w:rsid w:val="003B0BDD"/>
    <w:rsid w:val="003C0E14"/>
    <w:rsid w:val="003C11CD"/>
    <w:rsid w:val="003E62BB"/>
    <w:rsid w:val="003F7232"/>
    <w:rsid w:val="004126B8"/>
    <w:rsid w:val="004137DA"/>
    <w:rsid w:val="00423D9B"/>
    <w:rsid w:val="00430903"/>
    <w:rsid w:val="004502BD"/>
    <w:rsid w:val="00450C10"/>
    <w:rsid w:val="004519A8"/>
    <w:rsid w:val="004A23FB"/>
    <w:rsid w:val="004A4329"/>
    <w:rsid w:val="004B580E"/>
    <w:rsid w:val="004C070E"/>
    <w:rsid w:val="004C15E1"/>
    <w:rsid w:val="004C5D05"/>
    <w:rsid w:val="004D5BBF"/>
    <w:rsid w:val="004D5BFC"/>
    <w:rsid w:val="005025B7"/>
    <w:rsid w:val="0051390D"/>
    <w:rsid w:val="005261A9"/>
    <w:rsid w:val="005324CB"/>
    <w:rsid w:val="00561466"/>
    <w:rsid w:val="005A5B6C"/>
    <w:rsid w:val="005C3EEE"/>
    <w:rsid w:val="005D18BE"/>
    <w:rsid w:val="005F0AEF"/>
    <w:rsid w:val="006000AC"/>
    <w:rsid w:val="00610041"/>
    <w:rsid w:val="00612466"/>
    <w:rsid w:val="006476F9"/>
    <w:rsid w:val="00677877"/>
    <w:rsid w:val="00695C63"/>
    <w:rsid w:val="00695E15"/>
    <w:rsid w:val="006A55F0"/>
    <w:rsid w:val="006B1212"/>
    <w:rsid w:val="006C1EA5"/>
    <w:rsid w:val="006D4139"/>
    <w:rsid w:val="006D4A45"/>
    <w:rsid w:val="006F7C01"/>
    <w:rsid w:val="007062B2"/>
    <w:rsid w:val="00715F93"/>
    <w:rsid w:val="00730555"/>
    <w:rsid w:val="007500E9"/>
    <w:rsid w:val="00752498"/>
    <w:rsid w:val="00761B73"/>
    <w:rsid w:val="007630B4"/>
    <w:rsid w:val="00765D1A"/>
    <w:rsid w:val="0078308A"/>
    <w:rsid w:val="00797E77"/>
    <w:rsid w:val="007A515C"/>
    <w:rsid w:val="007E1831"/>
    <w:rsid w:val="007E2165"/>
    <w:rsid w:val="008540BE"/>
    <w:rsid w:val="0086375C"/>
    <w:rsid w:val="008678AC"/>
    <w:rsid w:val="008747C0"/>
    <w:rsid w:val="008851D4"/>
    <w:rsid w:val="008858FC"/>
    <w:rsid w:val="008958A7"/>
    <w:rsid w:val="008A06DF"/>
    <w:rsid w:val="008A6872"/>
    <w:rsid w:val="008A717F"/>
    <w:rsid w:val="008C1619"/>
    <w:rsid w:val="008D6777"/>
    <w:rsid w:val="008E0332"/>
    <w:rsid w:val="008F20F7"/>
    <w:rsid w:val="009042A0"/>
    <w:rsid w:val="009352A1"/>
    <w:rsid w:val="0093574B"/>
    <w:rsid w:val="0095018E"/>
    <w:rsid w:val="0095689C"/>
    <w:rsid w:val="00960FF1"/>
    <w:rsid w:val="00985D4C"/>
    <w:rsid w:val="00986615"/>
    <w:rsid w:val="009A0D8D"/>
    <w:rsid w:val="009E04C5"/>
    <w:rsid w:val="009E3B51"/>
    <w:rsid w:val="00A05779"/>
    <w:rsid w:val="00A10C00"/>
    <w:rsid w:val="00A570DA"/>
    <w:rsid w:val="00A649B4"/>
    <w:rsid w:val="00A67B1B"/>
    <w:rsid w:val="00A70BC8"/>
    <w:rsid w:val="00A74618"/>
    <w:rsid w:val="00A8270E"/>
    <w:rsid w:val="00AB7A7E"/>
    <w:rsid w:val="00AC7E69"/>
    <w:rsid w:val="00AD0EA8"/>
    <w:rsid w:val="00AD0F80"/>
    <w:rsid w:val="00B025FF"/>
    <w:rsid w:val="00B17F93"/>
    <w:rsid w:val="00B3153A"/>
    <w:rsid w:val="00B3367B"/>
    <w:rsid w:val="00B4251F"/>
    <w:rsid w:val="00B8276A"/>
    <w:rsid w:val="00B97738"/>
    <w:rsid w:val="00BD5A11"/>
    <w:rsid w:val="00BD68AA"/>
    <w:rsid w:val="00C07DF4"/>
    <w:rsid w:val="00C22FAB"/>
    <w:rsid w:val="00C3314A"/>
    <w:rsid w:val="00C43E2E"/>
    <w:rsid w:val="00C46D5C"/>
    <w:rsid w:val="00C62EB8"/>
    <w:rsid w:val="00C812AB"/>
    <w:rsid w:val="00CA6890"/>
    <w:rsid w:val="00CA68E6"/>
    <w:rsid w:val="00CC5E64"/>
    <w:rsid w:val="00CD1022"/>
    <w:rsid w:val="00CD3C87"/>
    <w:rsid w:val="00CE04E3"/>
    <w:rsid w:val="00CE668A"/>
    <w:rsid w:val="00CE7D52"/>
    <w:rsid w:val="00CF2EF4"/>
    <w:rsid w:val="00D003AA"/>
    <w:rsid w:val="00D01AC1"/>
    <w:rsid w:val="00D031E3"/>
    <w:rsid w:val="00D043AB"/>
    <w:rsid w:val="00D10DA5"/>
    <w:rsid w:val="00D1196C"/>
    <w:rsid w:val="00D567B2"/>
    <w:rsid w:val="00D574FE"/>
    <w:rsid w:val="00D626B9"/>
    <w:rsid w:val="00D944A4"/>
    <w:rsid w:val="00DC03B8"/>
    <w:rsid w:val="00DC44D4"/>
    <w:rsid w:val="00DC4C8A"/>
    <w:rsid w:val="00DF4033"/>
    <w:rsid w:val="00E1362B"/>
    <w:rsid w:val="00E16CDE"/>
    <w:rsid w:val="00E223D0"/>
    <w:rsid w:val="00E31211"/>
    <w:rsid w:val="00E41DEE"/>
    <w:rsid w:val="00E46DC7"/>
    <w:rsid w:val="00E54CF7"/>
    <w:rsid w:val="00E76A15"/>
    <w:rsid w:val="00E85C68"/>
    <w:rsid w:val="00E87DB2"/>
    <w:rsid w:val="00EA12DC"/>
    <w:rsid w:val="00EA4204"/>
    <w:rsid w:val="00EA50F3"/>
    <w:rsid w:val="00EB5A6F"/>
    <w:rsid w:val="00EB633E"/>
    <w:rsid w:val="00EC79A8"/>
    <w:rsid w:val="00ED358B"/>
    <w:rsid w:val="00ED4369"/>
    <w:rsid w:val="00EF386F"/>
    <w:rsid w:val="00F11600"/>
    <w:rsid w:val="00F15E4A"/>
    <w:rsid w:val="00F22FD4"/>
    <w:rsid w:val="00F35A0A"/>
    <w:rsid w:val="00F513E4"/>
    <w:rsid w:val="00F6397C"/>
    <w:rsid w:val="00F6440A"/>
    <w:rsid w:val="00F73096"/>
    <w:rsid w:val="00F847FF"/>
    <w:rsid w:val="00F9034B"/>
    <w:rsid w:val="00F904FD"/>
    <w:rsid w:val="00F9560D"/>
    <w:rsid w:val="00F9684C"/>
    <w:rsid w:val="00FA47EE"/>
    <w:rsid w:val="00FA4F3F"/>
    <w:rsid w:val="00FA7AD7"/>
    <w:rsid w:val="00FC01CE"/>
    <w:rsid w:val="00FE0758"/>
    <w:rsid w:val="00FE3AC8"/>
    <w:rsid w:val="00FE4F19"/>
    <w:rsid w:val="00FF0BAE"/>
    <w:rsid w:val="00FF2DA3"/>
    <w:rsid w:val="00FF4C8E"/>
    <w:rsid w:val="00FF662B"/>
    <w:rsid w:val="7FF34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0D0469D8"/>
  <w15:docId w15:val="{1C6ACFB7-C710-4DAC-9C4D-2F485BFDA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rFonts w:eastAsia="Arial" w:cs="Arial"/>
      <w:sz w:val="26"/>
      <w:szCs w:val="22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jc w:val="center"/>
      <w:outlineLvl w:val="0"/>
    </w:pPr>
    <w:rPr>
      <w:b/>
      <w:sz w:val="32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28"/>
      <w:szCs w:val="32"/>
      <w:lang w:val="en-US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/>
      <w:color w:val="666666"/>
      <w:sz w:val="30"/>
      <w:szCs w:val="30"/>
    </w:rPr>
  </w:style>
  <w:style w:type="table" w:styleId="TableGrid">
    <w:name w:val="Table Grid"/>
    <w:basedOn w:val="TableNormal"/>
    <w:uiPriority w:val="99"/>
    <w:qFormat/>
    <w:pPr>
      <w:ind w:firstLine="567"/>
    </w:pPr>
    <w:rPr>
      <w:rFonts w:asciiTheme="minorHAnsi" w:eastAsiaTheme="minorEastAsia" w:hAnsiTheme="minorHAnsi" w:cstheme="minorBidi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6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520"/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TableNormal1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link w:val="NoSpacingChar"/>
    <w:uiPriority w:val="1"/>
    <w:qFormat/>
    <w:pPr>
      <w:jc w:val="center"/>
    </w:pPr>
    <w:rPr>
      <w:rFonts w:eastAsiaTheme="minorEastAsia" w:cstheme="minorBidi"/>
      <w:i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ascii="Times New Roman" w:eastAsiaTheme="minorEastAsia" w:hAnsi="Times New Roman" w:cstheme="minorBidi"/>
      <w:i/>
      <w:lang w:val="en-US"/>
    </w:rPr>
  </w:style>
  <w:style w:type="paragraph" w:styleId="ListParagraph">
    <w:name w:val="List Paragraph"/>
    <w:basedOn w:val="Normal"/>
    <w:uiPriority w:val="99"/>
    <w:qFormat/>
    <w:pPr>
      <w:spacing w:after="120" w:line="312" w:lineRule="auto"/>
      <w:ind w:left="720" w:firstLine="567"/>
      <w:contextualSpacing/>
    </w:pPr>
    <w:rPr>
      <w:rFonts w:eastAsiaTheme="minorHAnsi" w:cstheme="minorBidi"/>
      <w:lang w:val="en-US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customStyle="1" w:styleId="uMucluc1">
    <w:name w:val="Đầu đề Mục lục1"/>
    <w:basedOn w:val="Heading1"/>
    <w:next w:val="Normal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hAnsi="Times New Roman"/>
      <w:b/>
      <w:sz w:val="32"/>
      <w:szCs w:val="40"/>
    </w:rPr>
  </w:style>
  <w:style w:type="table" w:customStyle="1" w:styleId="TableGrid1">
    <w:name w:val="Table Grid1"/>
    <w:basedOn w:val="TableNormal"/>
    <w:qFormat/>
    <w:rPr>
      <w:rFonts w:eastAsia="Times New Roman"/>
    </w:rPr>
    <w:tblPr>
      <w:tblCellMar>
        <w:left w:w="0" w:type="dxa"/>
        <w:right w:w="0" w:type="dxa"/>
      </w:tblCellMar>
    </w:tblPr>
  </w:style>
  <w:style w:type="table" w:customStyle="1" w:styleId="TableGrid11">
    <w:name w:val="Table Grid11"/>
    <w:basedOn w:val="TableNormal"/>
    <w:rPr>
      <w:rFonts w:eastAsia="Times New Roman"/>
    </w:rPr>
    <w:tblPr>
      <w:tblCellMar>
        <w:left w:w="0" w:type="dxa"/>
        <w:right w:w="0" w:type="dxa"/>
      </w:tblCellMar>
    </w:tblPr>
  </w:style>
  <w:style w:type="table" w:customStyle="1" w:styleId="TableGrid2">
    <w:name w:val="Table Grid2"/>
    <w:basedOn w:val="TableNormal"/>
    <w:uiPriority w:val="99"/>
    <w:qFormat/>
    <w:rPr>
      <w:rFonts w:eastAsia="Times New Roman"/>
    </w:rPr>
    <w:tblPr>
      <w:tblCellMar>
        <w:left w:w="0" w:type="dxa"/>
        <w:right w:w="0" w:type="dxa"/>
      </w:tblCellMar>
    </w:tblPr>
  </w:style>
  <w:style w:type="table" w:customStyle="1" w:styleId="TableGrid3">
    <w:name w:val="Table Grid3"/>
    <w:basedOn w:val="TableNormal"/>
    <w:uiPriority w:val="99"/>
    <w:rPr>
      <w:rFonts w:eastAsia="Times New Roman"/>
    </w:rPr>
    <w:tblPr>
      <w:tblCellMar>
        <w:left w:w="0" w:type="dxa"/>
        <w:right w:w="0" w:type="dxa"/>
      </w:tblCellMar>
    </w:tblPr>
  </w:style>
  <w:style w:type="table" w:customStyle="1" w:styleId="TableGrid4">
    <w:name w:val="Table Grid4"/>
    <w:basedOn w:val="TableNormal"/>
    <w:uiPriority w:val="99"/>
    <w:rPr>
      <w:rFonts w:eastAsia="Times New Roman"/>
    </w:rPr>
    <w:tblPr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microsoft.com/office/2011/relationships/people" Target="people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hyperlink" Target="mailto:19127432@student.hcmus.edu.vn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hyperlink" Target="mailto:19127420@student.hcmus.edu.vn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hyperlink" Target="mailto:19127551@student.hcmus.edu.vn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Đồ án thực hành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50B8783F7CCE42992953BEDF8CD171" ma:contentTypeVersion="7" ma:contentTypeDescription="Create a new document." ma:contentTypeScope="" ma:versionID="59f96243fb608cef690e62da8c776747">
  <xsd:schema xmlns:xsd="http://www.w3.org/2001/XMLSchema" xmlns:xs="http://www.w3.org/2001/XMLSchema" xmlns:p="http://schemas.microsoft.com/office/2006/metadata/properties" xmlns:ns3="20274700-39b7-41b1-be3e-5561b0ea6bd7" xmlns:ns4="c67f3c91-0bdf-47f7-879d-8919b1e4d785" targetNamespace="http://schemas.microsoft.com/office/2006/metadata/properties" ma:root="true" ma:fieldsID="d34c84d20443e835891388321a3311f3" ns3:_="" ns4:_="">
    <xsd:import namespace="20274700-39b7-41b1-be3e-5561b0ea6bd7"/>
    <xsd:import namespace="c67f3c91-0bdf-47f7-879d-8919b1e4d7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74700-39b7-41b1-be3e-5561b0ea6b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7f3c91-0bdf-47f7-879d-8919b1e4d78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A4B7FB-B91E-450B-AEF9-6342627E4BE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005BE5-6565-49E5-A05E-E6746210F82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BA41BC-03BA-46F1-9FB9-487A85D678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6.xml><?xml version="1.0" encoding="utf-8"?>
<ds:datastoreItem xmlns:ds="http://schemas.openxmlformats.org/officeDocument/2006/customXml" ds:itemID="{811EF7EC-2788-49AA-BFA1-17AA1B55F3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274700-39b7-41b1-be3e-5561b0ea6bd7"/>
    <ds:schemaRef ds:uri="c67f3c91-0bdf-47f7-879d-8919b1e4d7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63</Pages>
  <Words>7743</Words>
  <Characters>44141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Xây dựng hệ thống đặt và chuyển hàng online</vt:lpstr>
    </vt:vector>
  </TitlesOfParts>
  <Company/>
  <LinksUpToDate>false</LinksUpToDate>
  <CharactersWithSpaces>51781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hệ thống đặt và chuyển hàng online</dc:title>
  <dc:creator>Huy Huỳnh Bá</dc:creator>
  <cp:lastModifiedBy>HUỲNH THU THẢO</cp:lastModifiedBy>
  <cp:revision>18</cp:revision>
  <cp:lastPrinted>2021-11-22T14:33:00Z</cp:lastPrinted>
  <dcterms:created xsi:type="dcterms:W3CDTF">2021-11-21T21:00:00Z</dcterms:created>
  <dcterms:modified xsi:type="dcterms:W3CDTF">2021-12-12T13:27:00Z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0x0101007750B8783F7CCE42992953BEDF8CD171</vt:lpwstr>
  </property>
  <property fmtid="{D5CDD505-2E9C-101B-9397-08002B2CF9AE}" pid="3" name="KSOProductBuildVer">
    <vt:lpwstr>1033-11.2.0.10382</vt:lpwstr>
  </property>
  <property fmtid="{D5CDD505-2E9C-101B-9397-08002B2CF9AE}" pid="4" name="ICV">
    <vt:lpwstr>C137CF325213496481E071C018422C4A</vt:lpwstr>
  </property>
</Properties>
</file>